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5.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2.jpeg" ContentType="image/jpe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32.png" ContentType="image/png"/>
  <Override PartName="/word/media/image12.png" ContentType="image/png"/>
  <Override PartName="/word/media/image7.png" ContentType="image/png"/>
  <Override PartName="/word/media/image37.png" ContentType="image/png"/>
  <Override PartName="/word/media/image13.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41.png" ContentType="image/png"/>
  <Override PartName="/word/media/image30.png" ContentType="image/png"/>
  <Override PartName="/word/media/image28.png" ContentType="image/png"/>
  <Override PartName="/word/media/image42.png" ContentType="image/png"/>
  <Override PartName="/word/media/image11.png" ContentType="image/png"/>
  <Override PartName="/word/media/image36.png" ContentType="image/png"/>
  <Override PartName="/word/media/image6.png" ContentType="image/png"/>
  <Override PartName="/word/media/image29.png" ContentType="image/png"/>
  <Override PartName="/word/media/image10.png" ContentType="image/png"/>
  <Override PartName="/word/media/image5.png" ContentType="image/png"/>
  <Override PartName="/word/media/image35.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1.png" ContentType="image/png"/>
  <Override PartName="/word/media/image1.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lang w:val="tr-TR" w:eastAsia="en-US" w:bidi="ar-SA"/>
        </w:rPr>
      </w:pPr>
      <w:r>
        <w:rPr>
          <w:b/>
          <w:sz w:val="48"/>
          <w:lang w:val="tr-TR" w:eastAsia="en-US" w:bidi="ar-SA"/>
        </w:rPr>
        <w:t>GNU Radyo Dijital Modülasyon Deneyi</w:t>
      </w:r>
    </w:p>
    <w:p>
      <w:pPr>
        <w:pStyle w:val="ListParagraph"/>
        <w:numPr>
          <w:ilvl w:val="0"/>
          <w:numId w:val="1"/>
        </w:numPr>
        <w:rPr>
          <w:lang w:val="tr-TR" w:eastAsia="en-US" w:bidi="ar-SA"/>
        </w:rPr>
      </w:pPr>
      <w:r>
        <w:rPr>
          <w:b/>
          <w:sz w:val="34"/>
          <w:lang w:val="tr-TR" w:eastAsia="en-US" w:bidi="ar-SA"/>
        </w:rPr>
        <w:t>GNU Radyo Arayüzü</w:t>
      </w:r>
    </w:p>
    <w:p>
      <w:pPr>
        <w:pStyle w:val="Normal"/>
        <w:ind w:firstLine="720"/>
        <w:jc w:val="both"/>
        <w:rPr>
          <w:lang w:val="tr-TR" w:eastAsia="en-US" w:bidi="ar-SA"/>
        </w:rPr>
      </w:pPr>
      <w:r>
        <w:rPr>
          <w:sz w:val="24"/>
          <w:lang w:val="tr-TR" w:eastAsia="en-US" w:bidi="ar-SA"/>
        </w:rPr>
        <w:t>Aşağıda GNU Rayo penceresi ilk açıldığı zaman görüntülenen arayüz verilmiştir.  Pencere içerisi bu şekilde bu şekilde boş değilse “</w:t>
      </w:r>
      <w:r>
        <w:rPr>
          <w:b/>
          <w:sz w:val="24"/>
          <w:lang w:val="tr-TR" w:eastAsia="en-US" w:bidi="ar-SA"/>
        </w:rPr>
        <w:t>1</w:t>
      </w:r>
      <w:r>
        <w:rPr>
          <w:sz w:val="24"/>
          <w:lang w:val="tr-TR" w:eastAsia="en-US" w:bidi="ar-SA"/>
        </w:rPr>
        <w:t>” ile belirtilen yeni sayfa açma tuşuna basabilirsiniz. Pencere içerisindeki beyaz kısım akış alanı olarak isimlendirilmektedir. Deney içerisinde de bu şekilde tanımlanacaktır. “</w:t>
      </w:r>
      <w:r>
        <w:rPr>
          <w:b/>
          <w:sz w:val="24"/>
          <w:lang w:val="tr-TR" w:eastAsia="en-US" w:bidi="ar-SA"/>
        </w:rPr>
        <w:t>2</w:t>
      </w:r>
      <w:r>
        <w:rPr>
          <w:sz w:val="24"/>
          <w:lang w:val="tr-TR" w:eastAsia="en-US" w:bidi="ar-SA"/>
        </w:rPr>
        <w:t>” ile verilen kutuya çift tıklayarak oluşturacağımız akış için ayar penceresini görüntülenebilir. Deneye devam etmeden önce bu ayar penceresinde “Generate Options” olarak “</w:t>
      </w:r>
      <w:r>
        <w:rPr>
          <w:b/>
          <w:sz w:val="24"/>
          <w:lang w:val="tr-TR" w:eastAsia="en-US" w:bidi="ar-SA"/>
        </w:rPr>
        <w:t>QT GUI</w:t>
      </w:r>
      <w:r>
        <w:rPr>
          <w:sz w:val="24"/>
          <w:lang w:val="tr-TR" w:eastAsia="en-US" w:bidi="ar-SA"/>
        </w:rPr>
        <w:t>” seçili olduğuna emin olunmalıdır.</w:t>
      </w:r>
    </w:p>
    <w:p>
      <w:pPr>
        <w:pStyle w:val="Normal"/>
        <w:ind w:firstLine="720"/>
        <w:jc w:val="both"/>
        <w:rPr>
          <w:lang w:val="tr-TR" w:eastAsia="en-US" w:bidi="ar-SA"/>
        </w:rPr>
      </w:pPr>
      <w:r>
        <w:rPr>
          <w:sz w:val="24"/>
          <w:lang w:val="tr-TR" w:eastAsia="en-US" w:bidi="ar-SA"/>
        </w:rPr>
        <w:t>“</w:t>
      </w:r>
      <w:r>
        <w:rPr>
          <w:b/>
          <w:sz w:val="24"/>
          <w:lang w:val="tr-TR" w:eastAsia="en-US" w:bidi="ar-SA"/>
        </w:rPr>
        <w:t>3</w:t>
      </w:r>
      <w:r>
        <w:rPr>
          <w:sz w:val="24"/>
          <w:lang w:val="tr-TR" w:eastAsia="en-US" w:bidi="ar-SA"/>
        </w:rPr>
        <w:t>” ile verilen butonlar oluşturulan akış diyagramının çalıştırılmasını ve durdurulmasını sağlarlar. “</w:t>
      </w:r>
      <w:r>
        <w:rPr>
          <w:b/>
          <w:sz w:val="24"/>
          <w:lang w:val="tr-TR" w:eastAsia="en-US" w:bidi="ar-SA"/>
        </w:rPr>
        <w:t>4</w:t>
      </w:r>
      <w:r>
        <w:rPr>
          <w:sz w:val="24"/>
          <w:lang w:val="tr-TR" w:eastAsia="en-US" w:bidi="ar-SA"/>
        </w:rPr>
        <w:t xml:space="preserve">” ile verilen buton sağda görünen arama penceresini açar. Burayı kullanarak akış alanına yeni araçlar eklenebilir. </w:t>
      </w:r>
    </w:p>
    <w:p>
      <w:pPr>
        <w:pStyle w:val="Normal"/>
        <w:jc w:val="center"/>
        <w:rPr>
          <w:lang w:val="tr-TR" w:eastAsia="en-US" w:bidi="ar-SA"/>
        </w:rPr>
      </w:pPr>
      <w:r>
        <w:rPr>
          <w:lang w:val="tr-TR" w:eastAsia="en-US" w:bidi="ar-SA"/>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943600" cy="264795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3600" cy="2647950"/>
                    </a:xfrm>
                    <a:prstGeom prst="rect">
                      <a:avLst/>
                    </a:prstGeom>
                  </pic:spPr>
                </pic:pic>
              </a:graphicData>
            </a:graphic>
          </wp:anchor>
        </w:drawing>
      </w:r>
    </w:p>
    <w:p>
      <w:pPr>
        <w:pStyle w:val="ListParagraph"/>
        <w:numPr>
          <w:ilvl w:val="0"/>
          <w:numId w:val="1"/>
        </w:numPr>
        <w:rPr>
          <w:lang w:val="tr-TR" w:eastAsia="en-US" w:bidi="ar-SA"/>
        </w:rPr>
      </w:pPr>
      <w:r>
        <w:rPr>
          <w:b/>
          <w:sz w:val="34"/>
          <w:lang w:val="tr-TR" w:eastAsia="en-US" w:bidi="ar-SA"/>
        </w:rPr>
        <w:t>Sinyal Gönderme</w:t>
      </w:r>
    </w:p>
    <w:p>
      <w:pPr>
        <w:pStyle w:val="Normal"/>
        <w:tabs>
          <w:tab w:val="clear" w:pos="720"/>
          <w:tab w:val="center" w:pos="4680" w:leader="none"/>
        </w:tabs>
        <w:ind w:firstLine="720"/>
        <w:jc w:val="both"/>
        <w:rPr/>
      </w:pPr>
      <w:r>
        <w:rPr>
          <w:sz w:val="24"/>
          <w:lang w:val="tr-TR" w:eastAsia="en-US" w:bidi="ar-SA"/>
        </w:rPr>
        <w:t>QPSK sinyal gönderim işlemi için ilk olarak modüle edilecek birler oluşturulmalı ve bu bitler QPSK modülatörüne verilmelidir.  Bu işlemler için GNU Radyo’ da “</w:t>
      </w:r>
      <w:r>
        <w:rPr>
          <w:b/>
          <w:sz w:val="24"/>
          <w:lang w:val="tr-TR" w:eastAsia="en-US" w:bidi="ar-SA"/>
        </w:rPr>
        <w:t xml:space="preserve">Random Source”, “Throttle” </w:t>
      </w:r>
      <w:r>
        <w:rPr>
          <w:sz w:val="24"/>
          <w:lang w:val="tr-TR" w:eastAsia="en-US" w:bidi="ar-SA"/>
        </w:rPr>
        <w:t>ve “</w:t>
      </w:r>
      <w:hyperlink r:id="rId3" w:tgtFrame="https://wiki.gnuradio.org/index.php/Constellation_Modulator">
        <w:r>
          <w:rPr>
            <w:b/>
            <w:sz w:val="24"/>
            <w:lang w:val="tr-TR" w:eastAsia="en-US" w:bidi="ar-SA"/>
          </w:rPr>
          <w:t>Constellation Modulator</w:t>
        </w:r>
      </w:hyperlink>
      <w:r>
        <w:rPr>
          <w:sz w:val="24"/>
          <w:lang w:val="tr-TR" w:eastAsia="en-US" w:bidi="ar-SA"/>
        </w:rPr>
        <w:t>” blokları kullanılacaktır. Bu bloklar sağ üstteki arama penceresinden eklenmelidir. Ayrıca elde edlien çıkışların görüntülenebilmesi için “</w:t>
      </w:r>
      <w:r>
        <w:rPr>
          <w:b/>
          <w:sz w:val="24"/>
          <w:lang w:val="tr-TR" w:eastAsia="en-US" w:bidi="ar-SA"/>
        </w:rPr>
        <w:t>Qt GUI Frequwency Sink</w:t>
      </w:r>
      <w:r>
        <w:rPr>
          <w:sz w:val="24"/>
          <w:lang w:val="tr-TR" w:eastAsia="en-US" w:bidi="ar-SA"/>
        </w:rPr>
        <w:t>” ve “</w:t>
      </w:r>
      <w:r>
        <w:rPr>
          <w:b/>
          <w:sz w:val="24"/>
          <w:lang w:val="tr-TR" w:eastAsia="en-US" w:bidi="ar-SA"/>
        </w:rPr>
        <w:t>QT GUI Time Sink</w:t>
      </w:r>
      <w:r>
        <w:rPr>
          <w:sz w:val="24"/>
          <w:lang w:val="tr-TR" w:eastAsia="en-US" w:bidi="ar-SA"/>
        </w:rPr>
        <w:t>” kullanılacaktır. “</w:t>
      </w:r>
      <w:hyperlink r:id="rId4" w:tgtFrame="https://wiki.gnuradio.org/index.php/Constellation_Modulator">
        <w:r>
          <w:rPr>
            <w:b/>
            <w:sz w:val="24"/>
            <w:lang w:val="tr-TR" w:eastAsia="en-US" w:bidi="ar-SA"/>
          </w:rPr>
          <w:t>Constellation Modulator</w:t>
        </w:r>
      </w:hyperlink>
      <w:r>
        <w:rPr>
          <w:sz w:val="24"/>
          <w:lang w:val="tr-TR" w:eastAsia="en-US" w:bidi="ar-SA"/>
        </w:rPr>
        <w:t>” bloğu çalışabilemek için modülasyon parametrelerine ihtiyaç duyar. Bu parametreler “</w:t>
      </w:r>
      <w:r>
        <w:rPr>
          <w:b/>
          <w:sz w:val="24"/>
          <w:lang w:val="tr-TR" w:eastAsia="en-US" w:bidi="ar-SA"/>
        </w:rPr>
        <w:t>Constellation Rect. Object</w:t>
      </w:r>
      <w:r>
        <w:rPr>
          <w:sz w:val="24"/>
          <w:lang w:val="tr-TR" w:eastAsia="en-US" w:bidi="ar-SA"/>
        </w:rPr>
        <w:t>” isimli blok ile sağlanabilmektedir. Onu da arama kısmı kullanılarak akış içerisine eklemeliyiz. Kullanılacak blokların bazıları aşağıda verilmiştir.</w:t>
      </w:r>
    </w:p>
    <w:p>
      <w:pPr>
        <w:pStyle w:val="Normal"/>
        <w:tabs>
          <w:tab w:val="clear" w:pos="720"/>
          <w:tab w:val="center" w:pos="4680" w:leader="none"/>
        </w:tabs>
        <w:ind w:firstLine="720"/>
        <w:jc w:val="center"/>
        <w:rPr>
          <w:lang w:val="tr-TR" w:eastAsia="en-US" w:bidi="ar-SA"/>
        </w:rPr>
      </w:pPr>
      <w:r>
        <w:rPr>
          <w:lang w:val="tr-TR" w:eastAsia="en-US" w:bidi="ar-SA"/>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2962275" cy="211010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2962275" cy="2110105"/>
                    </a:xfrm>
                    <a:prstGeom prst="rect">
                      <a:avLst/>
                    </a:prstGeom>
                  </pic:spPr>
                </pic:pic>
              </a:graphicData>
            </a:graphic>
          </wp:anchor>
        </w:drawing>
      </w:r>
    </w:p>
    <w:p>
      <w:pPr>
        <w:pStyle w:val="Normal"/>
        <w:tabs>
          <w:tab w:val="clear" w:pos="720"/>
          <w:tab w:val="center" w:pos="4680" w:leader="none"/>
        </w:tabs>
        <w:ind w:firstLine="720"/>
        <w:jc w:val="both"/>
        <w:rPr>
          <w:lang w:val="tr-TR" w:eastAsia="en-US" w:bidi="ar-SA"/>
        </w:rPr>
      </w:pPr>
      <w:r>
        <w:rPr>
          <w:sz w:val="24"/>
          <w:lang w:val="tr-TR" w:eastAsia="en-US" w:bidi="ar-SA"/>
        </w:rPr>
        <w:t xml:space="preserve">Verilen blokların bağlantı noktaları kenarlarında bulunmaktadır ve farklı renkte olabilirler. Bu renkler onlara verilecek girişin yada alınan çıkışın türünü ifade etmektedir. İki bloğun birbirine bağlanabilmesi için bağlantı noktalarının renkleri aynı olmalıdır. Bloklar arasında bağlantı yapmak için ilk bloğun çıkış bağlantı noktasına sol tıklanmalı daha sonra diğer bloğun giriş bağlantı noktasına sol tıklanmalıdır. Yeşil renk </w:t>
      </w:r>
      <w:r>
        <w:rPr>
          <w:b/>
          <w:bCs/>
          <w:sz w:val="24"/>
          <w:lang w:val="tr-TR" w:eastAsia="en-US" w:bidi="ar-SA"/>
        </w:rPr>
        <w:t>integer</w:t>
      </w:r>
      <w:r>
        <w:rPr>
          <w:sz w:val="24"/>
          <w:lang w:val="tr-TR" w:eastAsia="en-US" w:bidi="ar-SA"/>
        </w:rPr>
        <w:t xml:space="preserve"> tipini, mor renk </w:t>
      </w:r>
      <w:r>
        <w:rPr>
          <w:b/>
          <w:bCs/>
          <w:sz w:val="24"/>
          <w:lang w:val="tr-TR" w:eastAsia="en-US" w:bidi="ar-SA"/>
        </w:rPr>
        <w:t>byte</w:t>
      </w:r>
      <w:r>
        <w:rPr>
          <w:sz w:val="24"/>
          <w:lang w:val="tr-TR" w:eastAsia="en-US" w:bidi="ar-SA"/>
        </w:rPr>
        <w:t xml:space="preserve"> tipini, turuncu renk </w:t>
      </w:r>
      <w:r>
        <w:rPr>
          <w:b/>
          <w:bCs/>
          <w:sz w:val="24"/>
          <w:lang w:val="tr-TR" w:eastAsia="en-US" w:bidi="ar-SA"/>
        </w:rPr>
        <w:t>float</w:t>
      </w:r>
      <w:r>
        <w:rPr>
          <w:sz w:val="24"/>
          <w:lang w:val="tr-TR" w:eastAsia="en-US" w:bidi="ar-SA"/>
        </w:rPr>
        <w:t xml:space="preserve"> tipini ve mavi renk ise </w:t>
      </w:r>
      <w:r>
        <w:rPr>
          <w:b/>
          <w:bCs/>
          <w:sz w:val="24"/>
          <w:lang w:val="tr-TR" w:eastAsia="en-US" w:bidi="ar-SA"/>
        </w:rPr>
        <w:t>complex</w:t>
      </w:r>
      <w:r>
        <w:rPr>
          <w:sz w:val="24"/>
          <w:lang w:val="tr-TR" w:eastAsia="en-US" w:bidi="ar-SA"/>
        </w:rPr>
        <w:t xml:space="preserve"> veri tipini ifade eder. Bazı bloklar giriş ya da çıkış için bağlantı noktası bulunmaz. Bu tip bloklar akış içerisinde değişken ya da ayar işlemleri için kullanılırlar. </w:t>
      </w:r>
      <w:r>
        <w:rPr>
          <w:b/>
          <w:sz w:val="24"/>
          <w:lang w:val="tr-TR" w:eastAsia="en-US" w:bidi="ar-SA"/>
        </w:rPr>
        <w:t>Ayrıca ismi kırmızı görünen bloklar içerisinde bir hata mevcuttur. O hata düzeltilmeden hazırlanan akış çalıştırılamaz.</w:t>
      </w:r>
    </w:p>
    <w:tbl>
      <w:tblPr>
        <w:tblStyle w:val="TabloKlavuzu"/>
        <w:tblW w:w="9558" w:type="dxa"/>
        <w:jc w:val="left"/>
        <w:tblInd w:w="-35" w:type="dxa"/>
        <w:tblCellMar>
          <w:top w:w="55" w:type="dxa"/>
          <w:left w:w="55" w:type="dxa"/>
          <w:bottom w:w="55" w:type="dxa"/>
          <w:right w:w="55" w:type="dxa"/>
        </w:tblCellMar>
        <w:tblLook w:val="04a0" w:noHBand="0" w:noVBand="1" w:firstColumn="1" w:lastRow="0" w:lastColumn="0" w:firstRow="1"/>
      </w:tblPr>
      <w:tblGrid>
        <w:gridCol w:w="5918"/>
        <w:gridCol w:w="27"/>
        <w:gridCol w:w="3613"/>
      </w:tblGrid>
      <w:tr>
        <w:trPr>
          <w:trHeight w:val="491" w:hRule="atLeast"/>
        </w:trPr>
        <w:tc>
          <w:tcPr>
            <w:tcW w:w="5945" w:type="dxa"/>
            <w:gridSpan w:val="2"/>
            <w:tcBorders>
              <w:right w:val="nil"/>
            </w:tcBorders>
            <w:vAlign w:val="center"/>
          </w:tcPr>
          <w:p>
            <w:pPr>
              <w:pStyle w:val="Normal"/>
              <w:spacing w:before="0" w:after="200"/>
              <w:jc w:val="both"/>
              <w:rPr>
                <w:lang w:val="tr-TR" w:eastAsia="en-US" w:bidi="ar-SA"/>
              </w:rPr>
            </w:pPr>
            <w:r>
              <w:rPr>
                <w:b/>
                <w:lang w:val="tr-TR" w:eastAsia="en-US" w:bidi="ar-SA"/>
              </w:rPr>
              <w:t xml:space="preserve">File Source: </w:t>
            </w:r>
            <w:r>
              <w:rPr>
                <w:lang w:val="tr-TR" w:eastAsia="en-US" w:bidi="ar-SA"/>
              </w:rPr>
              <w:t xml:space="preserve">Bu blok parametre olarak gösterilen dosyayı akış içerisinde kaynak olarak kullanır. Dosya içerisindeki parametre ile bloğun çıkış tipi aynı olmasına dikkat edilmelidir. </w:t>
            </w:r>
            <w:r>
              <w:rPr>
                <w:rFonts w:eastAsia="Arial" w:cs="Arial" w:cstheme="minorBidi" w:eastAsiaTheme="minorHAnsi"/>
                <w:color w:val="auto"/>
                <w:kern w:val="0"/>
                <w:sz w:val="22"/>
                <w:szCs w:val="22"/>
                <w:lang w:val="tr-TR" w:eastAsia="en-US" w:bidi="ar-SA"/>
              </w:rPr>
              <w:t xml:space="preserve">File olarak verilecek dosya masaüstünde “file.txt” olarak bulunmaktadır. </w:t>
            </w:r>
            <w:r>
              <w:rPr>
                <w:lang w:val="tr-TR" w:eastAsia="en-US" w:bidi="ar-SA"/>
              </w:rPr>
              <w:t>Ayarları aşağıdaki gibi yapılmalıdır.</w:t>
            </w:r>
          </w:p>
        </w:tc>
        <w:tc>
          <w:tcPr>
            <w:tcW w:w="3613" w:type="dxa"/>
            <w:tcBorders/>
            <w:vAlign w:val="center"/>
          </w:tcPr>
          <w:p>
            <w:pPr>
              <w:pStyle w:val="Normal"/>
              <w:jc w:val="center"/>
              <w:rPr>
                <w:lang w:val="tr-TR" w:eastAsia="en-US" w:bidi="ar-SA"/>
              </w:rPr>
            </w:pPr>
            <w:r>
              <w:rPr>
                <w:lang w:val="tr-TR" w:eastAsia="en-US" w:bidi="ar-SA"/>
              </w:rPr>
            </w:r>
          </w:p>
          <w:p>
            <w:pPr>
              <w:pStyle w:val="Normal"/>
              <w:spacing w:before="0" w:after="200"/>
              <w:jc w:val="center"/>
              <w:rPr>
                <w:lang w:val="tr-TR" w:eastAsia="en-US" w:bidi="ar-SA"/>
              </w:rPr>
            </w:pPr>
            <w:r>
              <w:rPr>
                <w:lang w:val="tr-TR" w:eastAsia="en-US" w:bidi="ar-SA"/>
              </w:rPr>
              <w:drawing>
                <wp:inline distT="0" distB="0" distL="0" distR="0">
                  <wp:extent cx="932815" cy="864235"/>
                  <wp:effectExtent l="0" t="0" r="0" b="0"/>
                  <wp:docPr id="3" name="Resim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
                          <pic:cNvPicPr>
                            <a:picLocks noChangeAspect="1" noChangeArrowheads="1"/>
                          </pic:cNvPicPr>
                        </pic:nvPicPr>
                        <pic:blipFill>
                          <a:blip r:embed="rId6"/>
                          <a:stretch>
                            <a:fillRect/>
                          </a:stretch>
                        </pic:blipFill>
                        <pic:spPr bwMode="auto">
                          <a:xfrm>
                            <a:off x="0" y="0"/>
                            <a:ext cx="932815" cy="864235"/>
                          </a:xfrm>
                          <a:prstGeom prst="rect">
                            <a:avLst/>
                          </a:prstGeom>
                        </pic:spPr>
                      </pic:pic>
                    </a:graphicData>
                  </a:graphic>
                </wp:inline>
              </w:drawing>
            </w:r>
          </w:p>
        </w:tc>
      </w:tr>
      <w:tr>
        <w:trPr>
          <w:trHeight w:val="491" w:hRule="atLeast"/>
        </w:trPr>
        <w:tc>
          <w:tcPr>
            <w:tcW w:w="9558" w:type="dxa"/>
            <w:gridSpan w:val="3"/>
            <w:tcBorders>
              <w:top w:val="nil"/>
            </w:tcBorders>
            <w:vAlign w:val="center"/>
          </w:tcPr>
          <w:p>
            <w:pPr>
              <w:pStyle w:val="Normal"/>
              <w:spacing w:before="0" w:after="200"/>
              <w:jc w:val="center"/>
              <w:rPr>
                <w:lang w:val="tr-TR" w:eastAsia="en-US" w:bidi="ar-SA"/>
              </w:rPr>
            </w:pPr>
            <w:r>
              <w:rPr>
                <w:lang w:val="tr-TR" w:eastAsia="en-US" w:bidi="ar-SA"/>
              </w:rPr>
              <w:drawing>
                <wp:anchor behindDoc="0" distT="0" distB="0" distL="0" distR="0" simplePos="0" locked="0" layoutInCell="1" allowOverlap="1" relativeHeight="6">
                  <wp:simplePos x="0" y="0"/>
                  <wp:positionH relativeFrom="column">
                    <wp:posOffset>1529715</wp:posOffset>
                  </wp:positionH>
                  <wp:positionV relativeFrom="paragraph">
                    <wp:posOffset>147320</wp:posOffset>
                  </wp:positionV>
                  <wp:extent cx="3170555" cy="1805940"/>
                  <wp:effectExtent l="0" t="0" r="0" b="0"/>
                  <wp:wrapTopAndBottom/>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7"/>
                          <a:stretch>
                            <a:fillRect/>
                          </a:stretch>
                        </pic:blipFill>
                        <pic:spPr bwMode="auto">
                          <a:xfrm>
                            <a:off x="0" y="0"/>
                            <a:ext cx="3170555" cy="1805940"/>
                          </a:xfrm>
                          <a:prstGeom prst="rect">
                            <a:avLst/>
                          </a:prstGeom>
                        </pic:spPr>
                      </pic:pic>
                    </a:graphicData>
                  </a:graphic>
                </wp:anchor>
              </w:drawing>
            </w:r>
          </w:p>
        </w:tc>
      </w:tr>
      <w:tr>
        <w:trPr>
          <w:trHeight w:val="491" w:hRule="atLeast"/>
        </w:trPr>
        <w:tc>
          <w:tcPr>
            <w:tcW w:w="5945" w:type="dxa"/>
            <w:gridSpan w:val="2"/>
            <w:tcBorders>
              <w:top w:val="nil"/>
              <w:right w:val="nil"/>
            </w:tcBorders>
            <w:vAlign w:val="center"/>
          </w:tcPr>
          <w:p>
            <w:pPr>
              <w:pStyle w:val="Normal"/>
              <w:spacing w:before="0" w:after="200"/>
              <w:jc w:val="both"/>
              <w:rPr>
                <w:lang w:val="tr-TR" w:eastAsia="en-US" w:bidi="ar-SA"/>
              </w:rPr>
            </w:pPr>
            <w:r>
              <w:rPr>
                <w:b/>
                <w:lang w:val="tr-TR" w:eastAsia="en-US" w:bidi="ar-SA"/>
              </w:rPr>
              <w:t xml:space="preserve">Pack K Bits: </w:t>
            </w:r>
            <w:r>
              <w:rPr>
                <w:lang w:val="tr-TR" w:eastAsia="en-US" w:bidi="ar-SA"/>
              </w:rPr>
              <w:t>Bu blok girişindeki k sayıdaki biti birleştirerek çıkışında byte oluşturur. İlk bit MSB olacak şekilde birleştirme yapılır. Örnek olarak K değeri 4 girilmişse ve girişinde 01001000 gelmişse çıkışında 4 ve 8 üretir. Ayarı aşağıdaki resimdeki gibi yapılmalıdır.</w:t>
            </w:r>
          </w:p>
        </w:tc>
        <w:tc>
          <w:tcPr>
            <w:tcW w:w="3613" w:type="dxa"/>
            <w:tcBorders>
              <w:top w:val="nil"/>
            </w:tcBorders>
            <w:vAlign w:val="center"/>
          </w:tcPr>
          <w:p>
            <w:pPr>
              <w:pStyle w:val="Normal"/>
              <w:jc w:val="center"/>
              <w:rPr>
                <w:lang w:val="tr-TR" w:eastAsia="en-US" w:bidi="ar-SA"/>
              </w:rPr>
            </w:pPr>
            <w:r>
              <w:rPr>
                <w:lang w:val="tr-TR" w:eastAsia="en-US" w:bidi="ar-SA"/>
              </w:rPr>
            </w:r>
          </w:p>
          <w:p>
            <w:pPr>
              <w:pStyle w:val="Normal"/>
              <w:spacing w:before="0" w:after="200"/>
              <w:jc w:val="center"/>
              <w:rPr>
                <w:lang w:val="tr-TR" w:eastAsia="en-US" w:bidi="ar-SA"/>
              </w:rPr>
            </w:pPr>
            <w:r>
              <w:rPr>
                <w:lang w:val="tr-TR" w:eastAsia="en-US" w:bidi="ar-SA"/>
              </w:rPr>
              <w:drawing>
                <wp:inline distT="0" distB="0" distL="0" distR="0">
                  <wp:extent cx="993140" cy="611505"/>
                  <wp:effectExtent l="0" t="0" r="0" b="0"/>
                  <wp:docPr id="5" name="Resim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
                          <pic:cNvPicPr>
                            <a:picLocks noChangeAspect="1" noChangeArrowheads="1"/>
                          </pic:cNvPicPr>
                        </pic:nvPicPr>
                        <pic:blipFill>
                          <a:blip r:embed="rId8"/>
                          <a:stretch>
                            <a:fillRect/>
                          </a:stretch>
                        </pic:blipFill>
                        <pic:spPr bwMode="auto">
                          <a:xfrm>
                            <a:off x="0" y="0"/>
                            <a:ext cx="993140" cy="611505"/>
                          </a:xfrm>
                          <a:prstGeom prst="rect">
                            <a:avLst/>
                          </a:prstGeom>
                        </pic:spPr>
                      </pic:pic>
                    </a:graphicData>
                  </a:graphic>
                </wp:inline>
              </w:drawing>
            </w:r>
          </w:p>
        </w:tc>
      </w:tr>
      <w:tr>
        <w:trPr>
          <w:trHeight w:val="491" w:hRule="atLeast"/>
        </w:trPr>
        <w:tc>
          <w:tcPr>
            <w:tcW w:w="9558" w:type="dxa"/>
            <w:gridSpan w:val="3"/>
            <w:tcBorders>
              <w:top w:val="nil"/>
            </w:tcBorders>
            <w:vAlign w:val="center"/>
          </w:tcPr>
          <w:p>
            <w:pPr>
              <w:pStyle w:val="Normal"/>
              <w:jc w:val="center"/>
              <w:rPr>
                <w:lang w:val="tr-TR" w:eastAsia="en-US" w:bidi="ar-SA"/>
              </w:rPr>
            </w:pPr>
            <w:r>
              <w:rPr>
                <w:lang w:val="tr-TR" w:eastAsia="en-US" w:bidi="ar-SA"/>
              </w:rPr>
            </w:r>
          </w:p>
          <w:p>
            <w:pPr>
              <w:pStyle w:val="Normal"/>
              <w:spacing w:before="0" w:after="200"/>
              <w:jc w:val="center"/>
              <w:rPr>
                <w:lang w:val="tr-TR" w:eastAsia="en-US" w:bidi="ar-SA"/>
              </w:rPr>
            </w:pPr>
            <w:r>
              <w:rPr>
                <w:lang w:val="tr-TR" w:eastAsia="en-US" w:bidi="ar-SA"/>
              </w:rPr>
              <w:drawing>
                <wp:inline distT="0" distB="0" distL="0" distR="0">
                  <wp:extent cx="3277235" cy="1037590"/>
                  <wp:effectExtent l="0" t="0" r="0" b="0"/>
                  <wp:docPr id="6" name="Resim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
                          <pic:cNvPicPr>
                            <a:picLocks noChangeAspect="1" noChangeArrowheads="1"/>
                          </pic:cNvPicPr>
                        </pic:nvPicPr>
                        <pic:blipFill>
                          <a:blip r:embed="rId9"/>
                          <a:stretch>
                            <a:fillRect/>
                          </a:stretch>
                        </pic:blipFill>
                        <pic:spPr bwMode="auto">
                          <a:xfrm>
                            <a:off x="0" y="0"/>
                            <a:ext cx="3277235" cy="1037590"/>
                          </a:xfrm>
                          <a:prstGeom prst="rect">
                            <a:avLst/>
                          </a:prstGeom>
                        </pic:spPr>
                      </pic:pic>
                    </a:graphicData>
                  </a:graphic>
                </wp:inline>
              </w:drawing>
            </w:r>
          </w:p>
        </w:tc>
      </w:tr>
      <w:tr>
        <w:trPr/>
        <w:tc>
          <w:tcPr>
            <w:tcW w:w="5945" w:type="dxa"/>
            <w:gridSpan w:val="2"/>
            <w:tcBorders>
              <w:top w:val="nil"/>
              <w:right w:val="nil"/>
            </w:tcBorders>
            <w:vAlign w:val="center"/>
          </w:tcPr>
          <w:p>
            <w:pPr>
              <w:pStyle w:val="Normal"/>
              <w:spacing w:before="0" w:after="200"/>
              <w:jc w:val="both"/>
              <w:rPr>
                <w:lang w:val="tr-TR" w:eastAsia="en-US" w:bidi="ar-SA"/>
              </w:rPr>
            </w:pPr>
            <w:r>
              <w:rPr>
                <w:b/>
                <w:bCs/>
                <w:lang w:val="tr-TR" w:eastAsia="en-US" w:bidi="ar-SA"/>
              </w:rPr>
              <w:t xml:space="preserve">Constelleation Object: </w:t>
            </w:r>
            <w:r>
              <w:rPr>
                <w:b w:val="false"/>
                <w:bCs w:val="false"/>
                <w:lang w:val="tr-TR" w:eastAsia="en-US" w:bidi="ar-SA"/>
              </w:rPr>
              <w:t>Sayısal haberleşme için gerekli olan modülasyon noktalarını belirlenmesini sağlayan bloktur. Ancak bu sadece ayar için kullanılır. Herhangi bir giriş ya da çıkış içermez. Kullanılacak blok içerisinde bu bloğun ID’ si yazılarak ayarlanan modülasyonun gerçekleşmesi sağlanabilir.</w:t>
            </w:r>
          </w:p>
        </w:tc>
        <w:tc>
          <w:tcPr>
            <w:tcW w:w="3613" w:type="dxa"/>
            <w:tcBorders>
              <w:top w:val="nil"/>
            </w:tcBorders>
            <w:vAlign w:val="center"/>
          </w:tcPr>
          <w:p>
            <w:pPr>
              <w:pStyle w:val="Normal"/>
              <w:spacing w:before="0" w:after="200"/>
              <w:jc w:val="center"/>
              <w:rPr>
                <w:lang w:val="tr-TR" w:eastAsia="en-US" w:bidi="ar-SA"/>
              </w:rPr>
            </w:pPr>
            <w:r>
              <w:rPr>
                <w:lang w:val="tr-TR" w:eastAsia="en-US" w:bidi="ar-SA"/>
              </w:rPr>
              <w:drawing>
                <wp:anchor behindDoc="0" distT="0" distB="0" distL="0" distR="0" simplePos="0" locked="0" layoutInCell="1" allowOverlap="1" relativeHeight="7">
                  <wp:simplePos x="0" y="0"/>
                  <wp:positionH relativeFrom="column">
                    <wp:posOffset>360680</wp:posOffset>
                  </wp:positionH>
                  <wp:positionV relativeFrom="paragraph">
                    <wp:posOffset>255905</wp:posOffset>
                  </wp:positionV>
                  <wp:extent cx="1552575" cy="657225"/>
                  <wp:effectExtent l="0" t="0" r="0" b="0"/>
                  <wp:wrapTopAndBottom/>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10"/>
                          <a:stretch>
                            <a:fillRect/>
                          </a:stretch>
                        </pic:blipFill>
                        <pic:spPr bwMode="auto">
                          <a:xfrm>
                            <a:off x="0" y="0"/>
                            <a:ext cx="1552575" cy="657225"/>
                          </a:xfrm>
                          <a:prstGeom prst="rect">
                            <a:avLst/>
                          </a:prstGeom>
                        </pic:spPr>
                      </pic:pic>
                    </a:graphicData>
                  </a:graphic>
                </wp:anchor>
              </w:drawing>
            </w:r>
          </w:p>
        </w:tc>
      </w:tr>
      <w:tr>
        <w:trPr/>
        <w:tc>
          <w:tcPr>
            <w:tcW w:w="9558" w:type="dxa"/>
            <w:gridSpan w:val="3"/>
            <w:tcBorders>
              <w:top w:val="nil"/>
            </w:tcBorders>
            <w:vAlign w:val="center"/>
          </w:tcPr>
          <w:p>
            <w:pPr>
              <w:pStyle w:val="Normal"/>
              <w:spacing w:before="0" w:after="200"/>
              <w:rPr>
                <w:lang w:val="tr-TR" w:eastAsia="en-US" w:bidi="ar-SA"/>
              </w:rPr>
            </w:pPr>
            <w:r>
              <w:rPr>
                <w:lang w:val="tr-TR" w:eastAsia="en-US" w:bidi="ar-SA"/>
              </w:rPr>
              <w:drawing>
                <wp:anchor behindDoc="0" distT="0" distB="0" distL="0" distR="0" simplePos="0" locked="0" layoutInCell="1" allowOverlap="1" relativeHeight="8">
                  <wp:simplePos x="0" y="0"/>
                  <wp:positionH relativeFrom="column">
                    <wp:posOffset>942340</wp:posOffset>
                  </wp:positionH>
                  <wp:positionV relativeFrom="paragraph">
                    <wp:posOffset>133985</wp:posOffset>
                  </wp:positionV>
                  <wp:extent cx="4059555" cy="1640205"/>
                  <wp:effectExtent l="0" t="0" r="0" b="0"/>
                  <wp:wrapTopAndBottom/>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11"/>
                          <a:stretch>
                            <a:fillRect/>
                          </a:stretch>
                        </pic:blipFill>
                        <pic:spPr bwMode="auto">
                          <a:xfrm>
                            <a:off x="0" y="0"/>
                            <a:ext cx="4059555" cy="1640205"/>
                          </a:xfrm>
                          <a:prstGeom prst="rect">
                            <a:avLst/>
                          </a:prstGeom>
                        </pic:spPr>
                      </pic:pic>
                    </a:graphicData>
                  </a:graphic>
                </wp:anchor>
              </w:drawing>
            </w:r>
          </w:p>
        </w:tc>
      </w:tr>
      <w:tr>
        <w:trPr/>
        <w:tc>
          <w:tcPr>
            <w:tcW w:w="5945" w:type="dxa"/>
            <w:gridSpan w:val="2"/>
            <w:tcBorders>
              <w:top w:val="nil"/>
              <w:right w:val="nil"/>
            </w:tcBorders>
            <w:vAlign w:val="center"/>
          </w:tcPr>
          <w:p>
            <w:pPr>
              <w:pStyle w:val="Normal"/>
              <w:rPr>
                <w:lang w:val="tr-TR" w:eastAsia="en-US" w:bidi="ar-SA"/>
              </w:rPr>
            </w:pPr>
            <w:r>
              <w:rPr>
                <w:lang w:val="tr-TR" w:eastAsia="en-US" w:bidi="ar-SA"/>
              </w:rPr>
            </w:r>
          </w:p>
          <w:p>
            <w:pPr>
              <w:pStyle w:val="Normal"/>
              <w:tabs>
                <w:tab w:val="clear" w:pos="720"/>
                <w:tab w:val="center" w:pos="4680" w:leader="none"/>
              </w:tabs>
              <w:spacing w:before="0" w:after="200"/>
              <w:jc w:val="both"/>
              <w:rPr>
                <w:lang w:val="tr-TR" w:eastAsia="en-US" w:bidi="ar-SA"/>
              </w:rPr>
            </w:pPr>
            <w:r>
              <w:rPr>
                <w:b/>
                <w:bCs/>
                <w:lang w:val="tr-TR" w:eastAsia="en-US" w:bidi="ar-SA"/>
              </w:rPr>
              <w:t xml:space="preserve">Constellation Encoder: </w:t>
            </w:r>
            <w:r>
              <w:rPr>
                <w:lang w:val="tr-TR" w:eastAsia="en-US" w:bidi="ar-SA"/>
              </w:rPr>
              <w:t>Bu blok parametre olarak aldığı Constellation Objesine göre girişindeki byte’ ları modüle eder. Modülasyon ayarları Constellation Objesinde gerçekleştirileceği için bu blok fazla ayar gerektirmez.</w:t>
            </w:r>
          </w:p>
        </w:tc>
        <w:tc>
          <w:tcPr>
            <w:tcW w:w="3613" w:type="dxa"/>
            <w:tcBorders>
              <w:top w:val="nil"/>
            </w:tcBorders>
            <w:vAlign w:val="center"/>
          </w:tcPr>
          <w:p>
            <w:pPr>
              <w:pStyle w:val="Normal"/>
              <w:rPr>
                <w:lang w:val="tr-TR" w:eastAsia="en-US" w:bidi="ar-SA"/>
              </w:rPr>
            </w:pPr>
            <w:r>
              <w:rPr>
                <w:lang w:val="tr-TR" w:eastAsia="en-US" w:bidi="ar-SA"/>
              </w:rPr>
            </w:r>
          </w:p>
          <w:p>
            <w:pPr>
              <w:pStyle w:val="Normal"/>
              <w:tabs>
                <w:tab w:val="clear" w:pos="720"/>
                <w:tab w:val="center" w:pos="4680" w:leader="none"/>
              </w:tabs>
              <w:spacing w:before="0" w:after="200"/>
              <w:jc w:val="center"/>
              <w:rPr>
                <w:lang w:val="tr-TR" w:eastAsia="en-US" w:bidi="ar-SA"/>
              </w:rPr>
            </w:pPr>
            <w:r>
              <w:rPr>
                <w:lang w:val="tr-TR" w:eastAsia="en-US" w:bidi="ar-SA"/>
              </w:rPr>
              <w:drawing>
                <wp:inline distT="0" distB="0" distL="0" distR="0">
                  <wp:extent cx="1243965" cy="711835"/>
                  <wp:effectExtent l="0" t="0" r="0" b="0"/>
                  <wp:docPr id="9" name="Resim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7" descr=""/>
                          <pic:cNvPicPr>
                            <a:picLocks noChangeAspect="1" noChangeArrowheads="1"/>
                          </pic:cNvPicPr>
                        </pic:nvPicPr>
                        <pic:blipFill>
                          <a:blip r:embed="rId12"/>
                          <a:stretch>
                            <a:fillRect/>
                          </a:stretch>
                        </pic:blipFill>
                        <pic:spPr bwMode="auto">
                          <a:xfrm>
                            <a:off x="0" y="0"/>
                            <a:ext cx="1243965" cy="711835"/>
                          </a:xfrm>
                          <a:prstGeom prst="rect">
                            <a:avLst/>
                          </a:prstGeom>
                        </pic:spPr>
                      </pic:pic>
                    </a:graphicData>
                  </a:graphic>
                </wp:inline>
              </w:drawing>
            </w:r>
          </w:p>
        </w:tc>
      </w:tr>
      <w:tr>
        <w:trPr/>
        <w:tc>
          <w:tcPr>
            <w:tcW w:w="9558" w:type="dxa"/>
            <w:gridSpan w:val="3"/>
            <w:tcBorders>
              <w:top w:val="nil"/>
            </w:tcBorders>
            <w:vAlign w:val="center"/>
          </w:tcPr>
          <w:p>
            <w:pPr>
              <w:pStyle w:val="Normal"/>
              <w:tabs>
                <w:tab w:val="clear" w:pos="720"/>
                <w:tab w:val="center" w:pos="4680" w:leader="none"/>
              </w:tabs>
              <w:jc w:val="center"/>
              <w:rPr>
                <w:lang w:val="tr-TR" w:eastAsia="en-US" w:bidi="ar-SA"/>
              </w:rPr>
            </w:pPr>
            <w:r>
              <w:rPr>
                <w:lang w:val="tr-TR" w:eastAsia="en-US" w:bidi="ar-SA"/>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4217035" cy="814070"/>
                  <wp:effectExtent l="0" t="0" r="0" b="0"/>
                  <wp:wrapTopAndBottom/>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3"/>
                          <a:stretch>
                            <a:fillRect/>
                          </a:stretch>
                        </pic:blipFill>
                        <pic:spPr bwMode="auto">
                          <a:xfrm>
                            <a:off x="0" y="0"/>
                            <a:ext cx="4217035" cy="814070"/>
                          </a:xfrm>
                          <a:prstGeom prst="rect">
                            <a:avLst/>
                          </a:prstGeom>
                        </pic:spPr>
                      </pic:pic>
                    </a:graphicData>
                  </a:graphic>
                </wp:anchor>
              </w:drawing>
            </w:r>
          </w:p>
          <w:p>
            <w:pPr>
              <w:pStyle w:val="Normal"/>
              <w:tabs>
                <w:tab w:val="clear" w:pos="720"/>
                <w:tab w:val="center" w:pos="4680" w:leader="none"/>
              </w:tabs>
              <w:spacing w:before="0" w:after="200"/>
              <w:jc w:val="center"/>
              <w:rPr>
                <w:lang w:val="tr-TR" w:eastAsia="en-US" w:bidi="ar-SA"/>
              </w:rPr>
            </w:pPr>
            <w:r>
              <w:rPr>
                <w:lang w:val="tr-TR" w:eastAsia="en-US" w:bidi="ar-SA"/>
              </w:rPr>
            </w:r>
          </w:p>
        </w:tc>
      </w:tr>
      <w:tr>
        <w:trPr/>
        <w:tc>
          <w:tcPr>
            <w:tcW w:w="5918" w:type="dxa"/>
            <w:tcBorders>
              <w:top w:val="nil"/>
              <w:right w:val="nil"/>
            </w:tcBorders>
            <w:vAlign w:val="center"/>
          </w:tcPr>
          <w:p>
            <w:pPr>
              <w:pStyle w:val="Normal"/>
              <w:tabs>
                <w:tab w:val="clear" w:pos="720"/>
                <w:tab w:val="center" w:pos="4680" w:leader="none"/>
              </w:tabs>
              <w:spacing w:before="0" w:after="200"/>
              <w:jc w:val="both"/>
              <w:rPr>
                <w:lang w:val="tr-TR" w:eastAsia="en-US" w:bidi="ar-SA"/>
              </w:rPr>
            </w:pPr>
            <w:r>
              <w:rPr>
                <w:b/>
                <w:bCs/>
                <w:lang w:val="tr-TR" w:eastAsia="en-US" w:bidi="ar-SA"/>
              </w:rPr>
              <w:t xml:space="preserve">Throttle: </w:t>
            </w:r>
            <w:r>
              <w:rPr>
                <w:b w:val="false"/>
                <w:bCs w:val="false"/>
                <w:lang w:val="tr-TR" w:eastAsia="en-US" w:bidi="ar-SA"/>
              </w:rPr>
              <w:t>Bu blok akış içerisinde eklendiği koldaki veri hızını ayarlar. Veri hızı ayarlama işlemi “</w:t>
            </w:r>
            <w:r>
              <w:rPr>
                <w:b/>
                <w:bCs/>
                <w:lang w:val="tr-TR" w:eastAsia="en-US" w:bidi="ar-SA"/>
              </w:rPr>
              <w:t>Sample Rate</w:t>
            </w:r>
            <w:r>
              <w:rPr>
                <w:b w:val="false"/>
                <w:bCs w:val="false"/>
                <w:lang w:val="tr-TR" w:eastAsia="en-US" w:bidi="ar-SA"/>
              </w:rPr>
              <w:t xml:space="preserve">” parametresi değiştirilerek yapılır. </w:t>
            </w:r>
            <w:r>
              <w:rPr>
                <w:b w:val="false"/>
                <w:bCs w:val="false"/>
                <w:lang w:val="tr-TR" w:eastAsia="en-US" w:bidi="ar-SA"/>
              </w:rPr>
              <w:t>Eklendiği yoldaki veri tipine göre Type parametresi seçilmelidir.</w:t>
            </w:r>
            <w:r>
              <w:rPr>
                <w:b w:val="false"/>
                <w:bCs w:val="false"/>
                <w:lang w:val="tr-TR" w:eastAsia="en-US" w:bidi="ar-SA"/>
              </w:rPr>
              <w:t xml:space="preserve"> Eğer GNU Radyo bir donanım ile kullanılıyorsa bu bloğun kullanılmasına gerek yoktur. Çünkü donanımların GNU Radyo’ daki bloğunda Sample Rate ayarlamak için yer bulunur. </w:t>
            </w:r>
          </w:p>
        </w:tc>
        <w:tc>
          <w:tcPr>
            <w:tcW w:w="3640" w:type="dxa"/>
            <w:gridSpan w:val="2"/>
            <w:tcBorders>
              <w:top w:val="nil"/>
            </w:tcBorders>
            <w:vAlign w:val="center"/>
          </w:tcPr>
          <w:p>
            <w:pPr>
              <w:pStyle w:val="Normal"/>
              <w:tabs>
                <w:tab w:val="clear" w:pos="720"/>
                <w:tab w:val="center" w:pos="4680" w:leader="none"/>
              </w:tabs>
              <w:spacing w:before="0" w:after="200"/>
              <w:jc w:val="center"/>
              <w:rPr>
                <w:lang w:val="tr-TR" w:eastAsia="en-US" w:bidi="ar-SA"/>
              </w:rPr>
            </w:pPr>
            <w:r>
              <w:rPr>
                <w:lang w:val="tr-TR" w:eastAsia="en-US" w:bidi="ar-SA"/>
              </w:rPr>
              <w:drawing>
                <wp:anchor behindDoc="0" distT="0" distB="0" distL="0" distR="0" simplePos="0" locked="0" layoutInCell="1" allowOverlap="1" relativeHeight="20">
                  <wp:simplePos x="0" y="0"/>
                  <wp:positionH relativeFrom="column">
                    <wp:posOffset>389890</wp:posOffset>
                  </wp:positionH>
                  <wp:positionV relativeFrom="paragraph">
                    <wp:posOffset>212090</wp:posOffset>
                  </wp:positionV>
                  <wp:extent cx="1418590" cy="628650"/>
                  <wp:effectExtent l="0" t="0" r="0" b="0"/>
                  <wp:wrapTopAndBottom/>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14"/>
                          <a:stretch>
                            <a:fillRect/>
                          </a:stretch>
                        </pic:blipFill>
                        <pic:spPr bwMode="auto">
                          <a:xfrm>
                            <a:off x="0" y="0"/>
                            <a:ext cx="1418590" cy="628650"/>
                          </a:xfrm>
                          <a:prstGeom prst="rect">
                            <a:avLst/>
                          </a:prstGeom>
                        </pic:spPr>
                      </pic:pic>
                    </a:graphicData>
                  </a:graphic>
                </wp:anchor>
              </w:drawing>
            </w:r>
          </w:p>
        </w:tc>
      </w:tr>
      <w:tr>
        <w:trPr/>
        <w:tc>
          <w:tcPr>
            <w:tcW w:w="9558" w:type="dxa"/>
            <w:gridSpan w:val="3"/>
            <w:tcBorders>
              <w:top w:val="nil"/>
            </w:tcBorders>
            <w:vAlign w:val="center"/>
          </w:tcPr>
          <w:p>
            <w:pPr>
              <w:pStyle w:val="Normal"/>
              <w:tabs>
                <w:tab w:val="clear" w:pos="720"/>
                <w:tab w:val="center" w:pos="4680" w:leader="none"/>
              </w:tabs>
              <w:spacing w:before="0" w:after="200"/>
              <w:jc w:val="both"/>
              <w:rPr>
                <w:lang w:val="tr-TR" w:eastAsia="en-US" w:bidi="ar-SA"/>
              </w:rPr>
            </w:pPr>
            <w:r>
              <w:rPr>
                <w:lang w:val="tr-TR" w:eastAsia="en-US" w:bidi="ar-SA"/>
              </w:rPr>
              <w:drawing>
                <wp:anchor behindDoc="0" distT="0" distB="0" distL="0" distR="0" simplePos="0" locked="0" layoutInCell="1" allowOverlap="1" relativeHeight="43">
                  <wp:simplePos x="0" y="0"/>
                  <wp:positionH relativeFrom="column">
                    <wp:align>center</wp:align>
                  </wp:positionH>
                  <wp:positionV relativeFrom="paragraph">
                    <wp:posOffset>635</wp:posOffset>
                  </wp:positionV>
                  <wp:extent cx="3679825" cy="1479550"/>
                  <wp:effectExtent l="0" t="0" r="0" b="0"/>
                  <wp:wrapTopAndBottom/>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5"/>
                          <a:stretch>
                            <a:fillRect/>
                          </a:stretch>
                        </pic:blipFill>
                        <pic:spPr bwMode="auto">
                          <a:xfrm>
                            <a:off x="0" y="0"/>
                            <a:ext cx="3679825" cy="1479550"/>
                          </a:xfrm>
                          <a:prstGeom prst="rect">
                            <a:avLst/>
                          </a:prstGeom>
                        </pic:spPr>
                      </pic:pic>
                    </a:graphicData>
                  </a:graphic>
                </wp:anchor>
              </w:drawing>
            </w:r>
          </w:p>
        </w:tc>
      </w:tr>
    </w:tbl>
    <w:p>
      <w:pPr>
        <w:pStyle w:val="Normal"/>
        <w:tabs>
          <w:tab w:val="clear" w:pos="720"/>
          <w:tab w:val="center" w:pos="4680" w:leader="none"/>
        </w:tabs>
        <w:jc w:val="both"/>
        <w:rPr>
          <w:lang w:val="tr-TR" w:eastAsia="en-US" w:bidi="ar-SA"/>
        </w:rPr>
      </w:pPr>
      <w:r>
        <w:rPr>
          <w:lang w:val="tr-TR" w:eastAsia="en-US" w:bidi="ar-SA"/>
        </w:rPr>
      </w:r>
    </w:p>
    <w:p>
      <w:pPr>
        <w:pStyle w:val="Normal"/>
        <w:tabs>
          <w:tab w:val="clear" w:pos="720"/>
          <w:tab w:val="center" w:pos="4680" w:leader="none"/>
        </w:tabs>
        <w:ind w:firstLine="720"/>
        <w:jc w:val="both"/>
        <w:rPr>
          <w:lang w:val="tr-TR" w:eastAsia="en-US" w:bidi="ar-SA"/>
        </w:rPr>
      </w:pPr>
      <w:r>
        <w:rPr>
          <w:sz w:val="24"/>
          <w:lang w:val="tr-TR" w:eastAsia="en-US" w:bidi="ar-SA"/>
        </w:rPr>
        <w:t>Sonuç olarak oluşturulacak ilk akış diyagramı aşağıda verilen resimdeki gibi olmalıdır. Bu kısımda sadece veri üretim kısmı oluşturulmuştur. Daha önceden ayarlanan bitlerden oluşan veri File Source bloğu ile akış içerisine alınır. QPSK modülasyonu yapılacağı için 2 bit ile bir sembol oluşturulur. Oluşturulan semboller QPSK modüle edilir ve akış içerisinde çizdirilir. Akışın sonuna eklenen “</w:t>
      </w:r>
      <w:r>
        <w:rPr>
          <w:b/>
          <w:bCs/>
          <w:sz w:val="24"/>
          <w:lang w:val="tr-TR" w:eastAsia="en-US" w:bidi="ar-SA"/>
        </w:rPr>
        <w:t>QT GUI Constellation Sink</w:t>
      </w:r>
      <w:r>
        <w:rPr>
          <w:b w:val="false"/>
          <w:bCs w:val="false"/>
          <w:sz w:val="24"/>
          <w:lang w:val="tr-TR" w:eastAsia="en-US" w:bidi="ar-SA"/>
        </w:rPr>
        <w:t>” gelen verileri X-Y grafiği şeklinde çizdirir. Böylece QPSK modüle edilen semboller reel – imajiner olarak görüntülenebilirler. “</w:t>
      </w:r>
      <w:r>
        <w:rPr>
          <w:b/>
          <w:bCs/>
          <w:sz w:val="24"/>
          <w:lang w:val="tr-TR" w:eastAsia="en-US" w:bidi="ar-SA"/>
        </w:rPr>
        <w:t>QT GUI Time Sink</w:t>
      </w:r>
      <w:r>
        <w:rPr>
          <w:b w:val="false"/>
          <w:bCs w:val="false"/>
          <w:sz w:val="24"/>
          <w:lang w:val="tr-TR" w:eastAsia="en-US" w:bidi="ar-SA"/>
        </w:rPr>
        <w:t>” ise gelen verileri zamana göre çizdirir. Akış oluşturulduktan sonra çalıştırılır ve grafikler incelenir.</w:t>
      </w:r>
    </w:p>
    <w:p>
      <w:pPr>
        <w:pStyle w:val="Normal"/>
        <w:tabs>
          <w:tab w:val="clear" w:pos="720"/>
          <w:tab w:val="center" w:pos="4680" w:leader="none"/>
        </w:tabs>
        <w:jc w:val="both"/>
        <w:rPr>
          <w:lang w:val="tr-TR" w:eastAsia="en-US" w:bidi="ar-SA"/>
        </w:rPr>
      </w:pPr>
      <w:r>
        <w:rPr>
          <w:lang w:val="tr-TR" w:eastAsia="en-US" w:bidi="ar-SA"/>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1490980"/>
            <wp:effectExtent l="0" t="0" r="0" b="0"/>
            <wp:wrapTopAndBottom/>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16"/>
                    <a:stretch>
                      <a:fillRect/>
                    </a:stretch>
                  </pic:blipFill>
                  <pic:spPr bwMode="auto">
                    <a:xfrm>
                      <a:off x="0" y="0"/>
                      <a:ext cx="5943600" cy="1490980"/>
                    </a:xfrm>
                    <a:prstGeom prst="rect">
                      <a:avLst/>
                    </a:prstGeom>
                  </pic:spPr>
                </pic:pic>
              </a:graphicData>
            </a:graphic>
          </wp:anchor>
        </w:drawing>
      </w:r>
    </w:p>
    <w:p>
      <w:pPr>
        <w:pStyle w:val="ListParagraph"/>
        <w:numPr>
          <w:ilvl w:val="0"/>
          <w:numId w:val="1"/>
        </w:numPr>
        <w:spacing w:before="0" w:after="0"/>
        <w:contextualSpacing/>
        <w:rPr>
          <w:lang w:val="tr-TR" w:eastAsia="en-US" w:bidi="ar-SA"/>
        </w:rPr>
      </w:pPr>
      <w:r>
        <w:rPr>
          <w:b/>
          <w:sz w:val="34"/>
          <w:lang w:val="tr-TR" w:eastAsia="en-US" w:bidi="ar-SA"/>
        </w:rPr>
        <w:t>Kanal Bozulma Etkileri</w:t>
      </w:r>
    </w:p>
    <w:p>
      <w:pPr>
        <w:pStyle w:val="ListParagraph"/>
        <w:spacing w:before="0" w:after="0"/>
        <w:ind w:left="0" w:firstLine="720"/>
        <w:contextualSpacing/>
        <w:jc w:val="both"/>
        <w:rPr>
          <w:lang w:val="tr-TR" w:eastAsia="en-US" w:bidi="ar-SA"/>
        </w:rPr>
      </w:pPr>
      <w:r>
        <w:rPr>
          <w:sz w:val="24"/>
          <w:szCs w:val="24"/>
          <w:lang w:val="tr-TR" w:eastAsia="en-US" w:bidi="ar-SA"/>
        </w:rPr>
        <w:t>2. kısımda basit bir QPSK iletimi için gerekli verici yapısıgösterildi. Bu kısımda ise vericiden iletilen sinyal alıcıya ulaşılırken bozulma etkisi gösterilecektir. Bunun için öncelikle akışa “</w:t>
      </w:r>
      <w:r>
        <w:rPr>
          <w:b/>
          <w:bCs/>
          <w:sz w:val="24"/>
          <w:szCs w:val="24"/>
          <w:lang w:val="tr-TR" w:eastAsia="en-US" w:bidi="ar-SA"/>
        </w:rPr>
        <w:t>Channel Model</w:t>
      </w:r>
      <w:r>
        <w:rPr>
          <w:sz w:val="24"/>
          <w:szCs w:val="24"/>
          <w:lang w:val="tr-TR" w:eastAsia="en-US" w:bidi="ar-SA"/>
        </w:rPr>
        <w:t>” bloğu eklenmelidir. Bu blok haberleşme kanalındaki  birkaç parametrenin simule edilmesimi sağlar. Bu parametrelerden ilki gürültüdür. Eklenen blok içerisindeki gürültü değeri değiştirilerek haberleşme kanalına etki edecek gürültü genliği değiştirilebilir.</w:t>
      </w:r>
    </w:p>
    <w:p>
      <w:pPr>
        <w:pStyle w:val="Normal"/>
        <w:spacing w:before="0" w:after="0"/>
        <w:jc w:val="both"/>
        <w:rPr>
          <w:lang w:val="tr-TR" w:eastAsia="en-US" w:bidi="ar-SA"/>
        </w:rPr>
      </w:pPr>
      <w:r>
        <w:rPr>
          <w:lang w:val="tr-TR" w:eastAsia="en-US" w:bidi="ar-SA"/>
        </w:rPr>
      </w:r>
    </w:p>
    <w:tbl>
      <w:tblPr>
        <w:tblStyle w:val="TabloKlavuzu"/>
        <w:tblW w:w="9499" w:type="dxa"/>
        <w:jc w:val="left"/>
        <w:tblInd w:w="0" w:type="dxa"/>
        <w:tblCellMar>
          <w:top w:w="55" w:type="dxa"/>
          <w:left w:w="108" w:type="dxa"/>
          <w:bottom w:w="55" w:type="dxa"/>
          <w:right w:w="108" w:type="dxa"/>
        </w:tblCellMar>
        <w:tblLook w:val="04a0" w:noHBand="0" w:noVBand="1" w:firstColumn="1" w:lastRow="0" w:lastColumn="0" w:firstRow="1"/>
      </w:tblPr>
      <w:tblGrid>
        <w:gridCol w:w="3060"/>
        <w:gridCol w:w="6438"/>
      </w:tblGrid>
      <w:tr>
        <w:trPr/>
        <w:tc>
          <w:tcPr>
            <w:tcW w:w="3060" w:type="dxa"/>
            <w:tcBorders>
              <w:right w:val="nil"/>
            </w:tcBorders>
            <w:vAlign w:val="center"/>
          </w:tcPr>
          <w:p>
            <w:pPr>
              <w:pStyle w:val="Normal"/>
              <w:spacing w:before="0" w:after="0"/>
              <w:jc w:val="center"/>
              <w:rPr>
                <w:lang w:val="tr-TR" w:eastAsia="en-US" w:bidi="ar-SA"/>
              </w:rPr>
            </w:pPr>
            <w:r>
              <w:rPr>
                <w:lang w:val="tr-TR" w:eastAsia="en-US" w:bidi="ar-SA"/>
              </w:rPr>
              <w:drawing>
                <wp:anchor behindDoc="0" distT="0" distB="0" distL="0" distR="0" simplePos="0" locked="0" layoutInCell="1" allowOverlap="1" relativeHeight="4">
                  <wp:simplePos x="0" y="0"/>
                  <wp:positionH relativeFrom="column">
                    <wp:posOffset>86995</wp:posOffset>
                  </wp:positionH>
                  <wp:positionV relativeFrom="paragraph">
                    <wp:posOffset>525780</wp:posOffset>
                  </wp:positionV>
                  <wp:extent cx="1551305" cy="967105"/>
                  <wp:effectExtent l="0" t="0" r="0" b="0"/>
                  <wp:wrapTopAndBottom/>
                  <wp:docPr id="1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pic:cNvPicPr>
                            <a:picLocks noChangeAspect="1" noChangeArrowheads="1"/>
                          </pic:cNvPicPr>
                        </pic:nvPicPr>
                        <pic:blipFill>
                          <a:blip r:embed="rId17"/>
                          <a:stretch>
                            <a:fillRect/>
                          </a:stretch>
                        </pic:blipFill>
                        <pic:spPr bwMode="auto">
                          <a:xfrm>
                            <a:off x="0" y="0"/>
                            <a:ext cx="1551305" cy="967105"/>
                          </a:xfrm>
                          <a:prstGeom prst="rect">
                            <a:avLst/>
                          </a:prstGeom>
                        </pic:spPr>
                      </pic:pic>
                    </a:graphicData>
                  </a:graphic>
                </wp:anchor>
              </w:drawing>
            </w:r>
          </w:p>
        </w:tc>
        <w:tc>
          <w:tcPr>
            <w:tcW w:w="6438" w:type="dxa"/>
            <w:tcBorders/>
            <w:vAlign w:val="center"/>
          </w:tcPr>
          <w:p>
            <w:pPr>
              <w:pStyle w:val="Normal"/>
              <w:spacing w:before="0" w:after="0"/>
              <w:jc w:val="center"/>
              <w:rPr>
                <w:lang w:val="tr-TR" w:eastAsia="en-US" w:bidi="ar-SA"/>
              </w:rPr>
            </w:pPr>
            <w:r>
              <w:rPr>
                <w:lang w:val="tr-TR" w:eastAsia="en-US" w:bidi="ar-SA"/>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3769995" cy="1957705"/>
                  <wp:effectExtent l="0" t="0" r="0" b="0"/>
                  <wp:wrapTopAndBottom/>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18"/>
                          <a:stretch>
                            <a:fillRect/>
                          </a:stretch>
                        </pic:blipFill>
                        <pic:spPr bwMode="auto">
                          <a:xfrm>
                            <a:off x="0" y="0"/>
                            <a:ext cx="3769995" cy="1957705"/>
                          </a:xfrm>
                          <a:prstGeom prst="rect">
                            <a:avLst/>
                          </a:prstGeom>
                        </pic:spPr>
                      </pic:pic>
                    </a:graphicData>
                  </a:graphic>
                </wp:anchor>
              </w:drawing>
            </w:r>
          </w:p>
        </w:tc>
      </w:tr>
    </w:tbl>
    <w:p>
      <w:pPr>
        <w:pStyle w:val="Normal"/>
        <w:spacing w:before="0" w:after="0"/>
        <w:jc w:val="both"/>
        <w:rPr>
          <w:lang w:val="tr-TR" w:eastAsia="en-US" w:bidi="ar-SA"/>
        </w:rPr>
      </w:pPr>
      <w:r>
        <w:rPr>
          <w:lang w:val="tr-TR" w:eastAsia="en-US" w:bidi="ar-SA"/>
        </w:rPr>
      </w:r>
    </w:p>
    <w:p>
      <w:pPr>
        <w:pStyle w:val="ListParagraph"/>
        <w:spacing w:before="0" w:after="0"/>
        <w:ind w:left="0" w:firstLine="720"/>
        <w:contextualSpacing/>
        <w:jc w:val="both"/>
        <w:rPr>
          <w:lang w:val="tr-TR" w:eastAsia="en-US" w:bidi="ar-SA"/>
        </w:rPr>
      </w:pPr>
      <w:r>
        <w:rPr>
          <w:sz w:val="24"/>
          <w:szCs w:val="24"/>
          <w:lang w:val="tr-TR" w:eastAsia="en-US" w:bidi="ar-SA"/>
        </w:rPr>
        <w:t>Haberleşme kanalına etki eden ikinci parametrede alıcı ve verici cihazlar arasındaki saat farkıdır. Bu saat farkı elektronik elemanlardaki üretim toleransından meydana gelir. Verici sinyali f</w:t>
      </w:r>
      <w:r>
        <w:rPr>
          <w:sz w:val="24"/>
          <w:szCs w:val="24"/>
          <w:vertAlign w:val="subscript"/>
          <w:lang w:val="tr-TR" w:eastAsia="en-US" w:bidi="ar-SA"/>
        </w:rPr>
        <w:t>C</w:t>
      </w:r>
      <w:del w:id="0" w:author="Unknown Author" w:date="2021-11-08T23:11:00Z">
        <w:r>
          <w:rPr>
            <w:sz w:val="24"/>
            <w:szCs w:val="24"/>
            <w:vertAlign w:val="subscript"/>
            <w:lang w:val="tr-TR" w:eastAsia="en-US" w:bidi="ar-SA"/>
          </w:rPr>
          <w:delText xml:space="preserve"> </w:delText>
        </w:r>
      </w:del>
      <w:ins w:id="1" w:author="Unknown Author" w:date="2021-11-08T23:11:00Z">
        <w:r>
          <w:rPr>
            <w:sz w:val="24"/>
            <w:szCs w:val="24"/>
            <w:vertAlign w:val="subscript"/>
            <w:lang w:val="tr-TR" w:eastAsia="en-US" w:bidi="ar-SA"/>
          </w:rPr>
          <w:t xml:space="preserve"> </w:t>
        </w:r>
      </w:ins>
      <w:r>
        <w:rPr>
          <w:sz w:val="24"/>
          <w:szCs w:val="24"/>
          <w:lang w:val="tr-TR" w:eastAsia="en-US" w:bidi="ar-SA"/>
        </w:rPr>
        <w:t>frekans ile göndermeye ayarlandığında aslında f</w:t>
      </w:r>
      <w:r>
        <w:rPr>
          <w:sz w:val="24"/>
          <w:szCs w:val="24"/>
          <w:vertAlign w:val="subscript"/>
          <w:lang w:val="tr-TR" w:eastAsia="en-US" w:bidi="ar-SA"/>
        </w:rPr>
        <w:t>C</w:t>
      </w:r>
      <w:r>
        <w:rPr>
          <w:sz w:val="24"/>
          <w:szCs w:val="24"/>
          <w:lang w:val="tr-TR" w:eastAsia="en-US" w:bidi="ar-SA"/>
        </w:rPr>
        <w:t xml:space="preserve"> + f</w:t>
      </w:r>
      <w:r>
        <w:rPr>
          <w:sz w:val="24"/>
          <w:szCs w:val="24"/>
          <w:vertAlign w:val="subscript"/>
          <w:lang w:val="tr-TR" w:eastAsia="en-US" w:bidi="ar-SA"/>
        </w:rPr>
        <w:t>delta1</w:t>
      </w:r>
      <w:r>
        <w:rPr>
          <w:sz w:val="24"/>
          <w:szCs w:val="24"/>
          <w:lang w:val="tr-TR" w:eastAsia="en-US" w:bidi="ar-SA"/>
        </w:rPr>
        <w:t xml:space="preserve"> ile gönderir. Alıcı da ise farklı bir saat çalışmaktadır. Bu saat de f</w:t>
      </w:r>
      <w:r>
        <w:rPr>
          <w:sz w:val="24"/>
          <w:szCs w:val="24"/>
          <w:vertAlign w:val="subscript"/>
          <w:lang w:val="tr-TR" w:eastAsia="en-US" w:bidi="ar-SA"/>
        </w:rPr>
        <w:t xml:space="preserve">C </w:t>
      </w:r>
      <w:r>
        <w:rPr>
          <w:sz w:val="24"/>
          <w:szCs w:val="24"/>
          <w:lang w:val="tr-TR" w:eastAsia="en-US" w:bidi="ar-SA"/>
        </w:rPr>
        <w:t>+ f</w:t>
      </w:r>
      <w:r>
        <w:rPr>
          <w:sz w:val="24"/>
          <w:szCs w:val="24"/>
          <w:vertAlign w:val="subscript"/>
          <w:lang w:val="tr-TR" w:eastAsia="en-US" w:bidi="ar-SA"/>
        </w:rPr>
        <w:t>delta2</w:t>
      </w:r>
      <w:r>
        <w:rPr>
          <w:sz w:val="24"/>
          <w:szCs w:val="24"/>
          <w:lang w:val="tr-TR" w:eastAsia="en-US" w:bidi="ar-SA"/>
        </w:rPr>
        <w:t xml:space="preserve"> ile çalışır. Sonuç olarak alıcıda alınan işaret f</w:t>
      </w:r>
      <w:r>
        <w:rPr>
          <w:sz w:val="24"/>
          <w:szCs w:val="24"/>
          <w:vertAlign w:val="subscript"/>
          <w:lang w:val="tr-TR" w:eastAsia="en-US" w:bidi="ar-SA"/>
        </w:rPr>
        <w:t>delta1</w:t>
      </w:r>
      <w:r>
        <w:rPr>
          <w:sz w:val="24"/>
          <w:szCs w:val="24"/>
          <w:lang w:val="tr-TR" w:eastAsia="en-US" w:bidi="ar-SA"/>
        </w:rPr>
        <w:t xml:space="preserve"> ile </w:t>
      </w:r>
      <w:r>
        <w:rPr>
          <w:b/>
          <w:bCs/>
          <w:sz w:val="24"/>
          <w:szCs w:val="24"/>
          <w:lang w:val="tr-TR" w:eastAsia="en-US" w:bidi="ar-SA"/>
        </w:rPr>
        <w:t xml:space="preserve"> </w:t>
      </w:r>
      <w:r>
        <w:rPr>
          <w:sz w:val="24"/>
          <w:szCs w:val="24"/>
          <w:lang w:val="tr-TR" w:eastAsia="en-US" w:bidi="ar-SA"/>
        </w:rPr>
        <w:t>f</w:t>
      </w:r>
      <w:r>
        <w:rPr>
          <w:sz w:val="24"/>
          <w:szCs w:val="24"/>
          <w:vertAlign w:val="subscript"/>
          <w:lang w:val="tr-TR" w:eastAsia="en-US" w:bidi="ar-SA"/>
        </w:rPr>
        <w:t xml:space="preserve">delta2 </w:t>
      </w:r>
      <w:r>
        <w:rPr>
          <w:sz w:val="24"/>
          <w:szCs w:val="24"/>
          <w:lang w:val="tr-TR" w:eastAsia="en-US" w:bidi="ar-SA"/>
        </w:rPr>
        <w:t xml:space="preserve">‘ ye bağlı olarak değişiklik gösterecektir. Simülasyon ortamında gönderilmek istenen işarete bu etki Channel Model bloğundaki Frequency Offset parametresi kullanılarak eklenebilir. </w:t>
      </w:r>
    </w:p>
    <w:p>
      <w:pPr>
        <w:pStyle w:val="ListParagraph"/>
        <w:spacing w:before="0" w:after="0"/>
        <w:ind w:left="0" w:firstLine="720"/>
        <w:contextualSpacing/>
        <w:jc w:val="both"/>
        <w:rPr>
          <w:lang w:val="tr-TR" w:eastAsia="en-US" w:bidi="ar-SA"/>
        </w:rPr>
      </w:pPr>
      <w:r>
        <w:rPr>
          <w:sz w:val="24"/>
          <w:szCs w:val="24"/>
          <w:lang w:val="tr-TR" w:eastAsia="en-US" w:bidi="ar-SA"/>
        </w:rPr>
        <w:t>Haberleşme kanalındaki bir değer bozucu etki de çok yolluluk etkisidir. Çok yolluluk etkisi, vericiden gönderilen sinyaller yansımalar vb. nedenler ile alıcıya birden fazla sayıda ulaşmasına denir. Alıcı ile verici arasındaki her haberleşme yolu farklı kanaldır. Bu kanallar Channel Model bloğundaki “</w:t>
      </w:r>
      <w:r>
        <w:rPr>
          <w:b/>
          <w:bCs/>
          <w:sz w:val="24"/>
          <w:szCs w:val="24"/>
          <w:lang w:val="tr-TR" w:eastAsia="en-US" w:bidi="ar-SA"/>
        </w:rPr>
        <w:t>Tap</w:t>
      </w:r>
      <w:r>
        <w:rPr>
          <w:sz w:val="24"/>
          <w:szCs w:val="24"/>
          <w:lang w:val="tr-TR" w:eastAsia="en-US" w:bidi="ar-SA"/>
        </w:rPr>
        <w:t xml:space="preserve">” parametresi değiştirilerek akışa eklenebilir. Tap sayısı ve tap’ ların genlikleri arttıkça kanal bozulma etkisi artacaktır. Bu kısım sonraki bölümünlerde kullanılacaktır. </w:t>
      </w:r>
    </w:p>
    <w:p>
      <w:pPr>
        <w:pStyle w:val="ListParagraph"/>
        <w:spacing w:before="0" w:after="0"/>
        <w:ind w:left="0" w:firstLine="720"/>
        <w:contextualSpacing/>
        <w:jc w:val="both"/>
        <w:rPr>
          <w:lang w:val="tr-TR" w:eastAsia="en-US" w:bidi="ar-SA"/>
        </w:rPr>
      </w:pPr>
      <w:r>
        <w:rPr>
          <w:sz w:val="24"/>
          <w:szCs w:val="24"/>
          <w:lang w:val="tr-TR" w:eastAsia="en-US" w:bidi="ar-SA"/>
        </w:rPr>
        <w:t>Bazı parametrelerin simülasyonun çalışması sırasında değerlerin güncellenebilmesi için kanal parametreleri bloklara değişken olarak verilecektir. Bunun için “</w:t>
      </w:r>
      <w:r>
        <w:rPr>
          <w:b/>
          <w:bCs/>
          <w:sz w:val="24"/>
          <w:szCs w:val="24"/>
          <w:lang w:val="tr-TR" w:eastAsia="en-US" w:bidi="ar-SA"/>
        </w:rPr>
        <w:t>QT GUI Range</w:t>
      </w:r>
      <w:r>
        <w:rPr>
          <w:sz w:val="24"/>
          <w:szCs w:val="24"/>
          <w:lang w:val="tr-TR" w:eastAsia="en-US" w:bidi="ar-SA"/>
        </w:rPr>
        <w:t>” bloğu kullanılacaktır. QT GUI Range bloğuna verilen ID, akışda değişken ismi olarak kabul edilir ve bu değişkenin kullanıldığı parametrenin değeri akış çalışırken değiştirilebilir. Yukarıdaki resimde de görüldüğü üzere Channel Model bloğunda noise, freq_offset ve taps isimli 3 değişken kullanılmıştır. Bu değişkenlerden noise ve freq_offset QT GUI Range olarak eklenmelidir. Diğeri ise “</w:t>
      </w:r>
      <w:r>
        <w:rPr>
          <w:b/>
          <w:bCs/>
          <w:sz w:val="24"/>
          <w:szCs w:val="24"/>
          <w:lang w:val="tr-TR" w:eastAsia="en-US" w:bidi="ar-SA"/>
        </w:rPr>
        <w:t>variable</w:t>
      </w:r>
      <w:r>
        <w:rPr>
          <w:sz w:val="24"/>
          <w:szCs w:val="24"/>
          <w:lang w:val="tr-TR" w:eastAsia="en-US" w:bidi="ar-SA"/>
        </w:rPr>
        <w:t>” olarak eklenebilir. Chanel Model eklendikten sonra oluşan akış diyagramı aşağıdaki gibidir.</w:t>
      </w:r>
    </w:p>
    <w:p>
      <w:pPr>
        <w:pStyle w:val="ListParagraph"/>
        <w:spacing w:before="0" w:after="0"/>
        <w:ind w:left="0" w:hanging="0"/>
        <w:contextualSpacing/>
        <w:jc w:val="both"/>
        <w:rPr>
          <w:lang w:val="tr-TR" w:eastAsia="en-US" w:bidi="ar-SA"/>
        </w:rPr>
      </w:pPr>
      <w:r>
        <w:rPr>
          <w:lang w:val="tr-TR" w:eastAsia="en-US" w:bidi="ar-SA"/>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943600" cy="2087245"/>
            <wp:effectExtent l="0" t="0" r="0" b="0"/>
            <wp:wrapTopAndBottom/>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19"/>
                    <a:stretch>
                      <a:fillRect/>
                    </a:stretch>
                  </pic:blipFill>
                  <pic:spPr bwMode="auto">
                    <a:xfrm>
                      <a:off x="0" y="0"/>
                      <a:ext cx="5943600" cy="2087245"/>
                    </a:xfrm>
                    <a:prstGeom prst="rect">
                      <a:avLst/>
                    </a:prstGeom>
                  </pic:spPr>
                </pic:pic>
              </a:graphicData>
            </a:graphic>
          </wp:anchor>
        </w:drawing>
      </w:r>
    </w:p>
    <w:p>
      <w:pPr>
        <w:pStyle w:val="ListParagraph"/>
        <w:spacing w:before="0" w:after="0"/>
        <w:ind w:left="0" w:firstLine="720"/>
        <w:contextualSpacing/>
        <w:jc w:val="both"/>
        <w:rPr>
          <w:lang w:val="tr-TR" w:eastAsia="en-US" w:bidi="ar-SA"/>
        </w:rPr>
      </w:pPr>
      <w:r>
        <w:rPr>
          <w:lang w:val="tr-TR" w:eastAsia="en-US" w:bidi="ar-SA"/>
        </w:rPr>
      </w:r>
    </w:p>
    <w:tbl>
      <w:tblPr>
        <w:tblW w:w="9360" w:type="dxa"/>
        <w:jc w:val="left"/>
        <w:tblInd w:w="55" w:type="dxa"/>
        <w:tblCellMar>
          <w:top w:w="55" w:type="dxa"/>
          <w:left w:w="55" w:type="dxa"/>
          <w:bottom w:w="55" w:type="dxa"/>
          <w:right w:w="55" w:type="dxa"/>
        </w:tblCellMar>
      </w:tblPr>
      <w:tblGrid>
        <w:gridCol w:w="3120"/>
        <w:gridCol w:w="3120"/>
        <w:gridCol w:w="3120"/>
      </w:tblGrid>
      <w:tr>
        <w:trPr/>
        <w:tc>
          <w:tcPr>
            <w:tcW w:w="3120" w:type="dxa"/>
            <w:tcBorders>
              <w:top w:val="single" w:sz="4" w:space="0" w:color="000000"/>
              <w:left w:val="single" w:sz="4" w:space="0" w:color="000000"/>
              <w:bottom w:val="single" w:sz="4" w:space="0" w:color="000000"/>
            </w:tcBorders>
          </w:tcPr>
          <w:p>
            <w:pPr>
              <w:pStyle w:val="TableContents"/>
              <w:spacing w:before="0" w:after="200"/>
              <w:rPr>
                <w:lang w:val="tr-TR" w:eastAsia="en-US" w:bidi="ar-SA"/>
              </w:rPr>
            </w:pPr>
            <w:r>
              <w:rPr>
                <w:lang w:val="tr-TR" w:eastAsia="en-US" w:bidi="ar-SA"/>
              </w:rPr>
              <w:drawing>
                <wp:anchor behindDoc="0" distT="0" distB="0" distL="0" distR="0" simplePos="0" locked="0" layoutInCell="1" allowOverlap="1" relativeHeight="13">
                  <wp:simplePos x="0" y="0"/>
                  <wp:positionH relativeFrom="column">
                    <wp:posOffset>0</wp:posOffset>
                  </wp:positionH>
                  <wp:positionV relativeFrom="paragraph">
                    <wp:posOffset>576580</wp:posOffset>
                  </wp:positionV>
                  <wp:extent cx="1981200" cy="762000"/>
                  <wp:effectExtent l="0" t="0" r="0" b="0"/>
                  <wp:wrapTopAndBottom/>
                  <wp:docPr id="1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pic:cNvPicPr>
                            <a:picLocks noChangeAspect="1" noChangeArrowheads="1"/>
                          </pic:cNvPicPr>
                        </pic:nvPicPr>
                        <pic:blipFill>
                          <a:blip r:embed="rId20"/>
                          <a:stretch>
                            <a:fillRect/>
                          </a:stretch>
                        </pic:blipFill>
                        <pic:spPr bwMode="auto">
                          <a:xfrm>
                            <a:off x="0" y="0"/>
                            <a:ext cx="1981200" cy="762000"/>
                          </a:xfrm>
                          <a:prstGeom prst="rect">
                            <a:avLst/>
                          </a:prstGeom>
                        </pic:spPr>
                      </pic:pic>
                    </a:graphicData>
                  </a:graphic>
                </wp:anchor>
              </w:drawing>
            </w:r>
          </w:p>
        </w:tc>
        <w:tc>
          <w:tcPr>
            <w:tcW w:w="3120" w:type="dxa"/>
            <w:tcBorders>
              <w:top w:val="single" w:sz="4" w:space="0" w:color="000000"/>
              <w:left w:val="single" w:sz="4" w:space="0" w:color="000000"/>
              <w:bottom w:val="single" w:sz="4" w:space="0" w:color="000000"/>
            </w:tcBorders>
          </w:tcPr>
          <w:p>
            <w:pPr>
              <w:pStyle w:val="TableContents"/>
              <w:spacing w:before="0" w:after="200"/>
              <w:rPr>
                <w:lang w:val="tr-TR" w:eastAsia="en-US" w:bidi="ar-SA"/>
              </w:rPr>
            </w:pPr>
            <w:r>
              <w:rPr>
                <w:lang w:val="tr-TR" w:eastAsia="en-US" w:bidi="ar-SA"/>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1981200" cy="1778635"/>
                  <wp:effectExtent l="0" t="0" r="0" b="0"/>
                  <wp:wrapTopAndBottom/>
                  <wp:docPr id="1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descr=""/>
                          <pic:cNvPicPr>
                            <a:picLocks noChangeAspect="1" noChangeArrowheads="1"/>
                          </pic:cNvPicPr>
                        </pic:nvPicPr>
                        <pic:blipFill>
                          <a:blip r:embed="rId21"/>
                          <a:stretch>
                            <a:fillRect/>
                          </a:stretch>
                        </pic:blipFill>
                        <pic:spPr bwMode="auto">
                          <a:xfrm>
                            <a:off x="0" y="0"/>
                            <a:ext cx="1981200" cy="1778635"/>
                          </a:xfrm>
                          <a:prstGeom prst="rect">
                            <a:avLst/>
                          </a:prstGeom>
                        </pic:spPr>
                      </pic:pic>
                    </a:graphicData>
                  </a:graphic>
                </wp:anchor>
              </w:drawing>
            </w:r>
          </w:p>
        </w:tc>
        <w:tc>
          <w:tcPr>
            <w:tcW w:w="3120" w:type="dxa"/>
            <w:tcBorders>
              <w:top w:val="single" w:sz="4" w:space="0" w:color="000000"/>
              <w:left w:val="single" w:sz="4" w:space="0" w:color="000000"/>
              <w:bottom w:val="single" w:sz="4" w:space="0" w:color="000000"/>
              <w:right w:val="single" w:sz="4" w:space="0" w:color="000000"/>
            </w:tcBorders>
          </w:tcPr>
          <w:p>
            <w:pPr>
              <w:pStyle w:val="TableContents"/>
              <w:spacing w:before="0" w:after="200"/>
              <w:rPr>
                <w:lang w:val="tr-TR" w:eastAsia="en-US" w:bidi="ar-SA"/>
              </w:rPr>
            </w:pPr>
            <w:r>
              <w:rPr>
                <w:lang w:val="tr-TR" w:eastAsia="en-US" w:bidi="ar-SA"/>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1981835" cy="1784350"/>
                  <wp:effectExtent l="0" t="0" r="0" b="0"/>
                  <wp:wrapSquare wrapText="largest"/>
                  <wp:docPr id="1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 descr=""/>
                          <pic:cNvPicPr>
                            <a:picLocks noChangeAspect="1" noChangeArrowheads="1"/>
                          </pic:cNvPicPr>
                        </pic:nvPicPr>
                        <pic:blipFill>
                          <a:blip r:embed="rId22"/>
                          <a:stretch>
                            <a:fillRect/>
                          </a:stretch>
                        </pic:blipFill>
                        <pic:spPr bwMode="auto">
                          <a:xfrm>
                            <a:off x="0" y="0"/>
                            <a:ext cx="1981835" cy="1784350"/>
                          </a:xfrm>
                          <a:prstGeom prst="rect">
                            <a:avLst/>
                          </a:prstGeom>
                        </pic:spPr>
                      </pic:pic>
                    </a:graphicData>
                  </a:graphic>
                </wp:anchor>
              </w:drawing>
            </w:r>
          </w:p>
        </w:tc>
      </w:tr>
    </w:tbl>
    <w:p>
      <w:pPr>
        <w:pStyle w:val="ListParagraph"/>
        <w:numPr>
          <w:ilvl w:val="0"/>
          <w:numId w:val="0"/>
        </w:numPr>
        <w:spacing w:before="0" w:after="0"/>
        <w:ind w:left="0" w:hanging="0"/>
        <w:contextualSpacing/>
        <w:rPr>
          <w:lang w:val="tr-TR" w:eastAsia="en-US" w:bidi="ar-SA"/>
        </w:rPr>
      </w:pPr>
      <w:r>
        <w:rPr>
          <w:lang w:val="tr-TR" w:eastAsia="en-US" w:bidi="ar-SA"/>
        </w:rPr>
      </w:r>
    </w:p>
    <w:p>
      <w:pPr>
        <w:pStyle w:val="ListParagraph"/>
        <w:spacing w:before="0" w:after="0"/>
        <w:ind w:left="0" w:hanging="0"/>
        <w:contextualSpacing/>
        <w:jc w:val="both"/>
        <w:rPr>
          <w:lang w:val="tr-TR" w:eastAsia="en-US" w:bidi="ar-SA"/>
        </w:rPr>
      </w:pPr>
      <w:r>
        <w:rPr>
          <w:lang w:val="tr-TR" w:eastAsia="en-US" w:bidi="ar-SA"/>
        </w:rPr>
        <w:tab/>
        <w:t xml:space="preserve">Akışa eklenmesi gereken değişlenler yukarıda verilmiştir. ID’ ler doğru şekilde yazılmalıdır. Yanlış yazılırsa akış çalıştırılırken hata verecektir. Bunlara ek olarak QT GUI Constellation Sink bloklarındaki </w:t>
      </w:r>
      <w:r>
        <w:rPr>
          <w:b w:val="false"/>
          <w:bCs w:val="false"/>
          <w:lang w:val="tr-TR" w:eastAsia="en-US" w:bidi="ar-SA"/>
        </w:rPr>
        <w:t>“</w:t>
      </w:r>
      <w:r>
        <w:rPr>
          <w:b/>
          <w:bCs/>
          <w:lang w:val="tr-TR" w:eastAsia="en-US" w:bidi="ar-SA"/>
        </w:rPr>
        <w:t>Name</w:t>
      </w:r>
      <w:r>
        <w:rPr>
          <w:b w:val="false"/>
          <w:bCs w:val="false"/>
          <w:lang w:val="tr-TR" w:eastAsia="en-US" w:bidi="ar-SA"/>
        </w:rPr>
        <w:t>” parametrelerinden üsttekini Before Channel, alttakini After Channel olarak değiştirerek akış çalıştırıldığında gösterilen arayüzde gösterilen grafikleri ayırmak kolaylaştırılabilir. Daha sonra akış çalıştırılıp gürültü ve ofset frekansı slider’ ları hareket ettirilerek grafiklerdeki değişimler gözlemlenir.</w:t>
      </w:r>
    </w:p>
    <w:p>
      <w:pPr>
        <w:pStyle w:val="ListParagraph"/>
        <w:numPr>
          <w:ilvl w:val="0"/>
          <w:numId w:val="1"/>
        </w:numPr>
        <w:spacing w:before="0" w:after="0"/>
        <w:ind w:left="0" w:hanging="0"/>
        <w:contextualSpacing/>
        <w:jc w:val="both"/>
        <w:rPr>
          <w:lang w:val="tr-TR" w:eastAsia="en-US" w:bidi="ar-SA"/>
        </w:rPr>
      </w:pPr>
      <w:r>
        <w:rPr>
          <w:b/>
          <w:bCs w:val="false"/>
          <w:sz w:val="34"/>
          <w:lang w:val="tr-TR" w:eastAsia="en-US" w:bidi="ar-SA"/>
        </w:rPr>
        <w:t>Dekodlama</w:t>
      </w:r>
    </w:p>
    <w:p>
      <w:pPr>
        <w:pStyle w:val="ListParagraph"/>
        <w:spacing w:before="0" w:after="0"/>
        <w:ind w:left="0" w:firstLine="720"/>
        <w:contextualSpacing/>
        <w:jc w:val="both"/>
        <w:rPr>
          <w:lang w:val="tr-TR" w:eastAsia="en-US" w:bidi="ar-SA"/>
        </w:rPr>
      </w:pPr>
      <w:r>
        <w:rPr>
          <w:sz w:val="22"/>
          <w:szCs w:val="22"/>
          <w:lang w:val="tr-TR" w:eastAsia="en-US" w:bidi="ar-SA"/>
        </w:rPr>
        <w:t>Dekodlama vericide alınan modüle edilmiş sembollerden bitleri elde etme işlemine verilen isimdir. Bu kısım da aslında ilk kısımda yapılan işlemlerin tam tersi gerçekleştirilecektir. Alınan veri demodülatöre verilecek, daha sonra semboller bitlere ayrılacak ve görelleştirilmek üzere QT Time Sink ile çizidilerekerek dekodlama işlemi tamamlanacak. Dekodlama işlemi için kullanılan bloklar aşağıdaki gibidir.</w:t>
      </w:r>
    </w:p>
    <w:tbl>
      <w:tblPr>
        <w:tblW w:w="9360" w:type="dxa"/>
        <w:jc w:val="left"/>
        <w:tblInd w:w="55" w:type="dxa"/>
        <w:tblCellMar>
          <w:top w:w="55" w:type="dxa"/>
          <w:left w:w="55" w:type="dxa"/>
          <w:bottom w:w="55" w:type="dxa"/>
          <w:right w:w="55" w:type="dxa"/>
        </w:tblCellMar>
      </w:tblPr>
      <w:tblGrid>
        <w:gridCol w:w="5127"/>
        <w:gridCol w:w="4232"/>
      </w:tblGrid>
      <w:tr>
        <w:trPr/>
        <w:tc>
          <w:tcPr>
            <w:tcW w:w="5127" w:type="dxa"/>
            <w:tcBorders>
              <w:top w:val="single" w:sz="4" w:space="0" w:color="000000"/>
              <w:left w:val="single" w:sz="4" w:space="0" w:color="000000"/>
              <w:bottom w:val="single" w:sz="4" w:space="0" w:color="000000"/>
            </w:tcBorders>
          </w:tcPr>
          <w:p>
            <w:pPr>
              <w:pStyle w:val="TableContents"/>
              <w:spacing w:before="0" w:after="200"/>
              <w:jc w:val="both"/>
              <w:rPr>
                <w:lang w:val="tr-TR" w:eastAsia="en-US" w:bidi="ar-SA"/>
              </w:rPr>
            </w:pPr>
            <w:r>
              <w:rPr>
                <w:b/>
                <w:bCs/>
                <w:lang w:val="tr-TR" w:eastAsia="en-US" w:bidi="ar-SA"/>
              </w:rPr>
              <w:t>Co</w:t>
            </w:r>
            <w:r>
              <w:rPr>
                <w:b/>
                <w:bCs/>
                <w:lang w:val="tr-TR" w:eastAsia="en-US" w:bidi="ar-SA"/>
              </w:rPr>
              <w:t>n</w:t>
            </w:r>
            <w:r>
              <w:rPr>
                <w:b/>
                <w:bCs/>
                <w:lang w:val="tr-TR" w:eastAsia="en-US" w:bidi="ar-SA"/>
              </w:rPr>
              <w:t xml:space="preserve">stellation Decoder: </w:t>
            </w:r>
            <w:r>
              <w:rPr>
                <w:b w:val="false"/>
                <w:bCs w:val="false"/>
                <w:lang w:val="tr-TR" w:eastAsia="en-US" w:bidi="ar-SA"/>
              </w:rPr>
              <w:t xml:space="preserve">Bu alıcıdaki encoder’ in tersine gelen dijital modüleli verileri demodüle eder. Çalışmak için vericide kullandığımız Constellation Objesi parametre olarak verilmelidir. </w:t>
            </w:r>
          </w:p>
        </w:tc>
        <w:tc>
          <w:tcPr>
            <w:tcW w:w="4232" w:type="dxa"/>
            <w:tcBorders>
              <w:top w:val="single" w:sz="4" w:space="0" w:color="000000"/>
              <w:left w:val="single" w:sz="4" w:space="0" w:color="000000"/>
              <w:bottom w:val="single" w:sz="4" w:space="0" w:color="000000"/>
              <w:right w:val="single" w:sz="4" w:space="0" w:color="000000"/>
            </w:tcBorders>
          </w:tcPr>
          <w:p>
            <w:pPr>
              <w:pStyle w:val="TableContents"/>
              <w:suppressLineNumbers/>
              <w:spacing w:before="0" w:after="200"/>
              <w:rPr>
                <w:lang w:val="tr-TR" w:eastAsia="en-US" w:bidi="ar-SA"/>
              </w:rPr>
            </w:pPr>
            <w:r>
              <w:rPr>
                <w:lang w:val="tr-TR" w:eastAsia="en-US" w:bidi="ar-SA"/>
              </w:rPr>
              <w:drawing>
                <wp:anchor behindDoc="0" distT="0" distB="0" distL="0" distR="0" simplePos="0" locked="0" layoutInCell="1" allowOverlap="1" relativeHeight="14">
                  <wp:simplePos x="0" y="0"/>
                  <wp:positionH relativeFrom="column">
                    <wp:posOffset>245745</wp:posOffset>
                  </wp:positionH>
                  <wp:positionV relativeFrom="paragraph">
                    <wp:posOffset>215265</wp:posOffset>
                  </wp:positionV>
                  <wp:extent cx="1961515" cy="475615"/>
                  <wp:effectExtent l="0" t="0" r="0" b="0"/>
                  <wp:wrapTopAndBottom/>
                  <wp:docPr id="2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pic:cNvPicPr>
                            <a:picLocks noChangeAspect="1" noChangeArrowheads="1"/>
                          </pic:cNvPicPr>
                        </pic:nvPicPr>
                        <pic:blipFill>
                          <a:blip r:embed="rId23"/>
                          <a:stretch>
                            <a:fillRect/>
                          </a:stretch>
                        </pic:blipFill>
                        <pic:spPr bwMode="auto">
                          <a:xfrm>
                            <a:off x="0" y="0"/>
                            <a:ext cx="1961515" cy="475615"/>
                          </a:xfrm>
                          <a:prstGeom prst="rect">
                            <a:avLst/>
                          </a:prstGeom>
                        </pic:spPr>
                      </pic:pic>
                    </a:graphicData>
                  </a:graphic>
                </wp:anchor>
              </w:drawing>
            </w:r>
          </w:p>
        </w:tc>
      </w:tr>
      <w:tr>
        <w:trPr>
          <w:trHeight w:val="1533" w:hRule="atLeast"/>
        </w:trPr>
        <w:tc>
          <w:tcPr>
            <w:tcW w:w="9359" w:type="dxa"/>
            <w:gridSpan w:val="2"/>
            <w:tcBorders>
              <w:left w:val="single" w:sz="4" w:space="0" w:color="000000"/>
              <w:bottom w:val="single" w:sz="4" w:space="0" w:color="000000"/>
              <w:right w:val="single" w:sz="4" w:space="0" w:color="000000"/>
            </w:tcBorders>
          </w:tcPr>
          <w:p>
            <w:pPr>
              <w:pStyle w:val="TableContents"/>
              <w:suppressLineNumbers/>
              <w:spacing w:before="0" w:after="200"/>
              <w:rPr>
                <w:lang w:val="tr-TR" w:eastAsia="en-US" w:bidi="ar-SA"/>
              </w:rPr>
            </w:pPr>
            <w:r>
              <w:rPr>
                <w:lang w:val="tr-TR" w:eastAsia="en-US" w:bidi="ar-SA"/>
              </w:rPr>
              <w:drawing>
                <wp:anchor behindDoc="0" distT="0" distB="0" distL="0" distR="0" simplePos="0" locked="0" layoutInCell="1" allowOverlap="1" relativeHeight="15">
                  <wp:simplePos x="0" y="0"/>
                  <wp:positionH relativeFrom="column">
                    <wp:posOffset>1536700</wp:posOffset>
                  </wp:positionH>
                  <wp:positionV relativeFrom="paragraph">
                    <wp:posOffset>119380</wp:posOffset>
                  </wp:positionV>
                  <wp:extent cx="2870835" cy="598805"/>
                  <wp:effectExtent l="0" t="0" r="0" b="0"/>
                  <wp:wrapTopAndBottom/>
                  <wp:docPr id="2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 descr=""/>
                          <pic:cNvPicPr>
                            <a:picLocks noChangeAspect="1" noChangeArrowheads="1"/>
                          </pic:cNvPicPr>
                        </pic:nvPicPr>
                        <pic:blipFill>
                          <a:blip r:embed="rId24"/>
                          <a:stretch>
                            <a:fillRect/>
                          </a:stretch>
                        </pic:blipFill>
                        <pic:spPr bwMode="auto">
                          <a:xfrm>
                            <a:off x="0" y="0"/>
                            <a:ext cx="2870835" cy="598805"/>
                          </a:xfrm>
                          <a:prstGeom prst="rect">
                            <a:avLst/>
                          </a:prstGeom>
                        </pic:spPr>
                      </pic:pic>
                    </a:graphicData>
                  </a:graphic>
                </wp:anchor>
              </w:drawing>
            </w:r>
          </w:p>
        </w:tc>
      </w:tr>
      <w:tr>
        <w:trPr/>
        <w:tc>
          <w:tcPr>
            <w:tcW w:w="5127" w:type="dxa"/>
            <w:tcBorders>
              <w:left w:val="single" w:sz="4" w:space="0" w:color="000000"/>
              <w:bottom w:val="single" w:sz="4" w:space="0" w:color="000000"/>
            </w:tcBorders>
          </w:tcPr>
          <w:p>
            <w:pPr>
              <w:pStyle w:val="TableContents"/>
              <w:spacing w:before="0" w:after="200"/>
              <w:jc w:val="both"/>
              <w:rPr>
                <w:lang w:val="tr-TR" w:eastAsia="en-US" w:bidi="ar-SA"/>
              </w:rPr>
            </w:pPr>
            <w:r>
              <w:rPr>
                <w:b/>
                <w:bCs/>
                <w:lang w:val="tr-TR" w:eastAsia="en-US" w:bidi="ar-SA"/>
              </w:rPr>
              <w:t>Map:</w:t>
            </w:r>
            <w:r>
              <w:rPr>
                <w:b w:val="false"/>
                <w:bCs w:val="false"/>
                <w:lang w:val="tr-TR" w:eastAsia="en-US" w:bidi="ar-SA"/>
              </w:rPr>
              <w:t xml:space="preserve"> Girişindeki veriyi parametre olarak aldığı değerlere göre oranlar. Bu blok kullanımı sonrasındaki bitlere ayırma işleminin daha doğru gerçekleşmesini sağlar. Kullanımı zorunlu değildir.</w:t>
            </w:r>
          </w:p>
        </w:tc>
        <w:tc>
          <w:tcPr>
            <w:tcW w:w="4232" w:type="dxa"/>
            <w:tcBorders>
              <w:left w:val="single" w:sz="4" w:space="0" w:color="000000"/>
              <w:bottom w:val="single" w:sz="4" w:space="0" w:color="000000"/>
              <w:right w:val="single" w:sz="4" w:space="0" w:color="000000"/>
            </w:tcBorders>
          </w:tcPr>
          <w:p>
            <w:pPr>
              <w:pStyle w:val="TableContents"/>
              <w:suppressLineNumbers/>
              <w:spacing w:before="0" w:after="200"/>
              <w:rPr>
                <w:lang w:val="tr-TR" w:eastAsia="en-US" w:bidi="ar-SA"/>
              </w:rPr>
            </w:pPr>
            <w:r>
              <w:rPr>
                <w:lang w:val="tr-TR" w:eastAsia="en-US" w:bidi="ar-SA"/>
              </w:rPr>
              <w:drawing>
                <wp:anchor behindDoc="0" distT="0" distB="0" distL="0" distR="0" simplePos="0" locked="0" layoutInCell="1" allowOverlap="1" relativeHeight="16">
                  <wp:simplePos x="0" y="0"/>
                  <wp:positionH relativeFrom="column">
                    <wp:posOffset>922655</wp:posOffset>
                  </wp:positionH>
                  <wp:positionV relativeFrom="paragraph">
                    <wp:posOffset>264795</wp:posOffset>
                  </wp:positionV>
                  <wp:extent cx="1189990" cy="533400"/>
                  <wp:effectExtent l="0" t="0" r="0" b="0"/>
                  <wp:wrapTopAndBottom/>
                  <wp:docPr id="2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 descr=""/>
                          <pic:cNvPicPr>
                            <a:picLocks noChangeAspect="1" noChangeArrowheads="1"/>
                          </pic:cNvPicPr>
                        </pic:nvPicPr>
                        <pic:blipFill>
                          <a:blip r:embed="rId25"/>
                          <a:stretch>
                            <a:fillRect/>
                          </a:stretch>
                        </pic:blipFill>
                        <pic:spPr bwMode="auto">
                          <a:xfrm>
                            <a:off x="0" y="0"/>
                            <a:ext cx="1189990" cy="533400"/>
                          </a:xfrm>
                          <a:prstGeom prst="rect">
                            <a:avLst/>
                          </a:prstGeom>
                        </pic:spPr>
                      </pic:pic>
                    </a:graphicData>
                  </a:graphic>
                </wp:anchor>
              </w:drawing>
            </w:r>
          </w:p>
        </w:tc>
      </w:tr>
      <w:tr>
        <w:trPr/>
        <w:tc>
          <w:tcPr>
            <w:tcW w:w="9359" w:type="dxa"/>
            <w:gridSpan w:val="2"/>
            <w:tcBorders>
              <w:left w:val="single" w:sz="4" w:space="0" w:color="000000"/>
              <w:bottom w:val="single" w:sz="4" w:space="0" w:color="000000"/>
              <w:right w:val="single" w:sz="4" w:space="0" w:color="000000"/>
            </w:tcBorders>
          </w:tcPr>
          <w:p>
            <w:pPr>
              <w:pStyle w:val="TableContents"/>
              <w:suppressLineNumbers/>
              <w:spacing w:before="0" w:after="200"/>
              <w:rPr>
                <w:lang w:val="tr-TR" w:eastAsia="en-US" w:bidi="ar-SA"/>
              </w:rPr>
            </w:pPr>
            <w:r>
              <w:rPr>
                <w:lang w:val="tr-TR" w:eastAsia="en-US" w:bidi="ar-SA"/>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2863850" cy="570230"/>
                  <wp:effectExtent l="0" t="0" r="0" b="0"/>
                  <wp:wrapTopAndBottom/>
                  <wp:docPr id="2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 descr=""/>
                          <pic:cNvPicPr>
                            <a:picLocks noChangeAspect="1" noChangeArrowheads="1"/>
                          </pic:cNvPicPr>
                        </pic:nvPicPr>
                        <pic:blipFill>
                          <a:blip r:embed="rId26"/>
                          <a:stretch>
                            <a:fillRect/>
                          </a:stretch>
                        </pic:blipFill>
                        <pic:spPr bwMode="auto">
                          <a:xfrm>
                            <a:off x="0" y="0"/>
                            <a:ext cx="2863850" cy="570230"/>
                          </a:xfrm>
                          <a:prstGeom prst="rect">
                            <a:avLst/>
                          </a:prstGeom>
                        </pic:spPr>
                      </pic:pic>
                    </a:graphicData>
                  </a:graphic>
                </wp:anchor>
              </w:drawing>
            </w:r>
          </w:p>
        </w:tc>
      </w:tr>
      <w:tr>
        <w:trPr/>
        <w:tc>
          <w:tcPr>
            <w:tcW w:w="5127" w:type="dxa"/>
            <w:tcBorders>
              <w:left w:val="single" w:sz="4" w:space="0" w:color="000000"/>
              <w:bottom w:val="single" w:sz="4" w:space="0" w:color="000000"/>
            </w:tcBorders>
          </w:tcPr>
          <w:p>
            <w:pPr>
              <w:pStyle w:val="TableContents"/>
              <w:spacing w:before="0" w:after="200"/>
              <w:rPr>
                <w:lang w:val="tr-TR" w:eastAsia="en-US" w:bidi="ar-SA"/>
              </w:rPr>
            </w:pPr>
            <w:r>
              <w:rPr>
                <w:b/>
                <w:bCs/>
                <w:lang w:val="tr-TR" w:eastAsia="en-US" w:bidi="ar-SA"/>
              </w:rPr>
              <w:t xml:space="preserve">Unpack K Bits: </w:t>
            </w:r>
            <w:r>
              <w:rPr>
                <w:b w:val="false"/>
                <w:bCs w:val="false"/>
                <w:lang w:val="tr-TR" w:eastAsia="en-US" w:bidi="ar-SA"/>
              </w:rPr>
              <w:t>Bu blok girişde kullanılan Pack K Bits bloğunun tersi olarak çalışır. Gelen sembolleri parametre değeri kadar bite ayırarak çıkışa aktarır.</w:t>
            </w:r>
          </w:p>
        </w:tc>
        <w:tc>
          <w:tcPr>
            <w:tcW w:w="4232" w:type="dxa"/>
            <w:tcBorders>
              <w:left w:val="single" w:sz="4" w:space="0" w:color="000000"/>
              <w:bottom w:val="single" w:sz="4" w:space="0" w:color="000000"/>
              <w:right w:val="single" w:sz="4" w:space="0" w:color="000000"/>
            </w:tcBorders>
          </w:tcPr>
          <w:p>
            <w:pPr>
              <w:pStyle w:val="TableContents"/>
              <w:suppressLineNumbers/>
              <w:spacing w:before="0" w:after="200"/>
              <w:rPr>
                <w:lang w:val="tr-TR" w:eastAsia="en-US" w:bidi="ar-SA"/>
              </w:rPr>
            </w:pPr>
            <w:r>
              <w:rPr>
                <w:lang w:val="tr-TR" w:eastAsia="en-US" w:bidi="ar-SA"/>
              </w:rPr>
              <w:drawing>
                <wp:anchor behindDoc="0" distT="0" distB="0" distL="0" distR="0" simplePos="0" locked="0" layoutInCell="1" allowOverlap="1" relativeHeight="19">
                  <wp:simplePos x="0" y="0"/>
                  <wp:positionH relativeFrom="column">
                    <wp:posOffset>843280</wp:posOffset>
                  </wp:positionH>
                  <wp:positionV relativeFrom="paragraph">
                    <wp:posOffset>206375</wp:posOffset>
                  </wp:positionV>
                  <wp:extent cx="1285875" cy="628650"/>
                  <wp:effectExtent l="0" t="0" r="0" b="0"/>
                  <wp:wrapTopAndBottom/>
                  <wp:docPr id="2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 descr=""/>
                          <pic:cNvPicPr>
                            <a:picLocks noChangeAspect="1" noChangeArrowheads="1"/>
                          </pic:cNvPicPr>
                        </pic:nvPicPr>
                        <pic:blipFill>
                          <a:blip r:embed="rId27"/>
                          <a:stretch>
                            <a:fillRect/>
                          </a:stretch>
                        </pic:blipFill>
                        <pic:spPr bwMode="auto">
                          <a:xfrm>
                            <a:off x="0" y="0"/>
                            <a:ext cx="1285875" cy="628650"/>
                          </a:xfrm>
                          <a:prstGeom prst="rect">
                            <a:avLst/>
                          </a:prstGeom>
                        </pic:spPr>
                      </pic:pic>
                    </a:graphicData>
                  </a:graphic>
                </wp:anchor>
              </w:drawing>
            </w:r>
          </w:p>
        </w:tc>
      </w:tr>
      <w:tr>
        <w:trPr/>
        <w:tc>
          <w:tcPr>
            <w:tcW w:w="9359" w:type="dxa"/>
            <w:gridSpan w:val="2"/>
            <w:tcBorders>
              <w:left w:val="single" w:sz="4" w:space="0" w:color="000000"/>
              <w:bottom w:val="single" w:sz="4" w:space="0" w:color="000000"/>
              <w:right w:val="single" w:sz="4" w:space="0" w:color="000000"/>
            </w:tcBorders>
          </w:tcPr>
          <w:p>
            <w:pPr>
              <w:pStyle w:val="TableContents"/>
              <w:spacing w:before="0" w:after="200"/>
              <w:rPr>
                <w:lang w:val="tr-TR" w:eastAsia="en-US" w:bidi="ar-SA"/>
              </w:rPr>
            </w:pPr>
            <w:r>
              <w:rPr>
                <w:lang w:val="tr-TR" w:eastAsia="en-US" w:bidi="ar-SA"/>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3312795" cy="673735"/>
                  <wp:effectExtent l="0" t="0" r="0" b="0"/>
                  <wp:wrapTopAndBottom/>
                  <wp:docPr id="2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 descr=""/>
                          <pic:cNvPicPr>
                            <a:picLocks noChangeAspect="1" noChangeArrowheads="1"/>
                          </pic:cNvPicPr>
                        </pic:nvPicPr>
                        <pic:blipFill>
                          <a:blip r:embed="rId28"/>
                          <a:stretch>
                            <a:fillRect/>
                          </a:stretch>
                        </pic:blipFill>
                        <pic:spPr bwMode="auto">
                          <a:xfrm>
                            <a:off x="0" y="0"/>
                            <a:ext cx="3312795" cy="673735"/>
                          </a:xfrm>
                          <a:prstGeom prst="rect">
                            <a:avLst/>
                          </a:prstGeom>
                        </pic:spPr>
                      </pic:pic>
                    </a:graphicData>
                  </a:graphic>
                </wp:anchor>
              </w:drawing>
            </w:r>
          </w:p>
        </w:tc>
      </w:tr>
      <w:tr>
        <w:trPr/>
        <w:tc>
          <w:tcPr>
            <w:tcW w:w="5127" w:type="dxa"/>
            <w:tcBorders>
              <w:left w:val="single" w:sz="4" w:space="0" w:color="000000"/>
              <w:bottom w:val="single" w:sz="4" w:space="0" w:color="000000"/>
            </w:tcBorders>
          </w:tcPr>
          <w:p>
            <w:pPr>
              <w:pStyle w:val="TableContents"/>
              <w:spacing w:before="0" w:after="200"/>
              <w:jc w:val="both"/>
              <w:rPr>
                <w:lang w:val="tr-TR" w:eastAsia="en-US" w:bidi="ar-SA"/>
              </w:rPr>
            </w:pPr>
            <w:r>
              <w:rPr>
                <w:b/>
                <w:bCs/>
                <w:lang w:val="tr-TR" w:eastAsia="en-US" w:bidi="ar-SA"/>
              </w:rPr>
              <w:t xml:space="preserve">Delay: </w:t>
            </w:r>
            <w:r>
              <w:rPr>
                <w:b w:val="false"/>
                <w:bCs w:val="false"/>
                <w:lang w:val="tr-TR" w:eastAsia="en-US" w:bidi="ar-SA"/>
              </w:rPr>
              <w:t xml:space="preserve">Girişindeki veriyi parametre olarak aldığı değerde sembol sayısı kadar geciktirerek çıkışa aktarır. Bu bloğa alıcı çıkışındaki bitler ile girişteki bitleri karşılaştırmak için ihtiyaç duyulmaktadır. </w:t>
            </w:r>
            <w:r>
              <w:rPr>
                <w:rFonts w:eastAsia="Arial" w:cs="Arial" w:cstheme="minorBidi" w:eastAsiaTheme="minorHAnsi"/>
                <w:b w:val="false"/>
                <w:bCs w:val="false"/>
                <w:color w:val="auto"/>
                <w:kern w:val="0"/>
                <w:sz w:val="22"/>
                <w:szCs w:val="22"/>
                <w:lang w:val="tr-TR" w:eastAsia="en-US" w:bidi="ar-SA"/>
              </w:rPr>
              <w:t>İki ayrı koldan gelen verilerin aynı anda son bloğa ulaşmaları için gerekli gecikmeyi bu blok ile sağlayacağız</w:t>
            </w:r>
            <w:r>
              <w:rPr>
                <w:b w:val="false"/>
                <w:bCs w:val="false"/>
                <w:lang w:val="tr-TR" w:eastAsia="en-US" w:bidi="ar-SA"/>
              </w:rPr>
              <w:t xml:space="preserve">. </w:t>
            </w:r>
            <w:r>
              <w:rPr>
                <w:rFonts w:eastAsia="Arial" w:cs="Arial" w:cstheme="minorBidi" w:eastAsiaTheme="minorHAnsi"/>
                <w:b w:val="false"/>
                <w:bCs w:val="false"/>
                <w:color w:val="auto"/>
                <w:kern w:val="0"/>
                <w:sz w:val="22"/>
                <w:szCs w:val="22"/>
                <w:lang w:val="tr-TR" w:eastAsia="en-US" w:bidi="ar-SA"/>
              </w:rPr>
              <w:t xml:space="preserve">Akışda verinin hızlı ilerlediği </w:t>
            </w:r>
            <w:r>
              <w:rPr>
                <w:b w:val="false"/>
                <w:bCs w:val="false"/>
                <w:lang w:val="tr-TR" w:eastAsia="en-US" w:bidi="ar-SA"/>
              </w:rPr>
              <w:t>kola eklenmelidir. Parametre olarak aldığı değer simülasyon sırasında değiştirilebilmesi için akışa QT GUI Range olarak eklenmiştir.</w:t>
            </w:r>
          </w:p>
        </w:tc>
        <w:tc>
          <w:tcPr>
            <w:tcW w:w="4232" w:type="dxa"/>
            <w:tcBorders>
              <w:left w:val="single" w:sz="4" w:space="0" w:color="000000"/>
              <w:bottom w:val="single" w:sz="4" w:space="0" w:color="000000"/>
              <w:right w:val="single" w:sz="4" w:space="0" w:color="000000"/>
            </w:tcBorders>
          </w:tcPr>
          <w:p>
            <w:pPr>
              <w:pStyle w:val="TableContents"/>
              <w:spacing w:before="0" w:after="200"/>
              <w:rPr>
                <w:lang w:val="tr-TR" w:eastAsia="en-US" w:bidi="ar-SA"/>
              </w:rPr>
            </w:pPr>
            <w:r>
              <w:rPr>
                <w:lang w:val="tr-TR" w:eastAsia="en-US" w:bidi="ar-SA"/>
              </w:rPr>
              <w:drawing>
                <wp:anchor behindDoc="0" distT="0" distB="0" distL="0" distR="0" simplePos="0" locked="0" layoutInCell="1" allowOverlap="1" relativeHeight="29">
                  <wp:simplePos x="0" y="0"/>
                  <wp:positionH relativeFrom="column">
                    <wp:posOffset>921385</wp:posOffset>
                  </wp:positionH>
                  <wp:positionV relativeFrom="paragraph">
                    <wp:posOffset>483235</wp:posOffset>
                  </wp:positionV>
                  <wp:extent cx="1057275" cy="751840"/>
                  <wp:effectExtent l="0" t="0" r="0" b="0"/>
                  <wp:wrapTopAndBottom/>
                  <wp:docPr id="2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 descr=""/>
                          <pic:cNvPicPr>
                            <a:picLocks noChangeAspect="1" noChangeArrowheads="1"/>
                          </pic:cNvPicPr>
                        </pic:nvPicPr>
                        <pic:blipFill>
                          <a:blip r:embed="rId29"/>
                          <a:stretch>
                            <a:fillRect/>
                          </a:stretch>
                        </pic:blipFill>
                        <pic:spPr bwMode="auto">
                          <a:xfrm>
                            <a:off x="0" y="0"/>
                            <a:ext cx="1057275" cy="751840"/>
                          </a:xfrm>
                          <a:prstGeom prst="rect">
                            <a:avLst/>
                          </a:prstGeom>
                        </pic:spPr>
                      </pic:pic>
                    </a:graphicData>
                  </a:graphic>
                </wp:anchor>
              </w:drawing>
            </w:r>
          </w:p>
        </w:tc>
      </w:tr>
      <w:tr>
        <w:trPr/>
        <w:tc>
          <w:tcPr>
            <w:tcW w:w="5127" w:type="dxa"/>
            <w:tcBorders>
              <w:left w:val="single" w:sz="4" w:space="0" w:color="000000"/>
              <w:bottom w:val="single" w:sz="4" w:space="0" w:color="000000"/>
            </w:tcBorders>
          </w:tcPr>
          <w:p>
            <w:pPr>
              <w:pStyle w:val="TableContents"/>
              <w:spacing w:before="0" w:after="200"/>
              <w:jc w:val="center"/>
              <w:rPr>
                <w:lang w:val="tr-TR" w:eastAsia="en-US" w:bidi="ar-SA"/>
              </w:rPr>
            </w:pPr>
            <w:r>
              <w:rPr>
                <w:lang w:val="tr-TR" w:eastAsia="en-US" w:bidi="ar-SA"/>
              </w:rP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3093085" cy="2751455"/>
                  <wp:effectExtent l="0" t="0" r="0" b="0"/>
                  <wp:wrapTopAndBottom/>
                  <wp:docPr id="2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5" descr=""/>
                          <pic:cNvPicPr>
                            <a:picLocks noChangeAspect="1" noChangeArrowheads="1"/>
                          </pic:cNvPicPr>
                        </pic:nvPicPr>
                        <pic:blipFill>
                          <a:blip r:embed="rId30"/>
                          <a:stretch>
                            <a:fillRect/>
                          </a:stretch>
                        </pic:blipFill>
                        <pic:spPr bwMode="auto">
                          <a:xfrm>
                            <a:off x="0" y="0"/>
                            <a:ext cx="3093085" cy="2751455"/>
                          </a:xfrm>
                          <a:prstGeom prst="rect">
                            <a:avLst/>
                          </a:prstGeom>
                        </pic:spPr>
                      </pic:pic>
                    </a:graphicData>
                  </a:graphic>
                </wp:anchor>
              </w:drawing>
            </w:r>
          </w:p>
        </w:tc>
        <w:tc>
          <w:tcPr>
            <w:tcW w:w="4232" w:type="dxa"/>
            <w:tcBorders>
              <w:left w:val="single" w:sz="4" w:space="0" w:color="000000"/>
              <w:bottom w:val="single" w:sz="4" w:space="0" w:color="000000"/>
              <w:right w:val="single" w:sz="4" w:space="0" w:color="000000"/>
            </w:tcBorders>
          </w:tcPr>
          <w:p>
            <w:pPr>
              <w:pStyle w:val="TableContents"/>
              <w:spacing w:before="0" w:after="200"/>
              <w:jc w:val="center"/>
              <w:rPr>
                <w:lang w:val="tr-TR" w:eastAsia="en-US" w:bidi="ar-SA"/>
              </w:rPr>
            </w:pPr>
            <w:r>
              <w:rPr>
                <w:lang w:val="tr-TR" w:eastAsia="en-US" w:bidi="ar-SA"/>
              </w:rPr>
              <w:drawing>
                <wp:anchor behindDoc="0" distT="0" distB="0" distL="0" distR="0" simplePos="0" locked="0" layoutInCell="1" allowOverlap="1" relativeHeight="34">
                  <wp:simplePos x="0" y="0"/>
                  <wp:positionH relativeFrom="column">
                    <wp:posOffset>238125</wp:posOffset>
                  </wp:positionH>
                  <wp:positionV relativeFrom="paragraph">
                    <wp:posOffset>513080</wp:posOffset>
                  </wp:positionV>
                  <wp:extent cx="2611120" cy="946785"/>
                  <wp:effectExtent l="0" t="0" r="0" b="0"/>
                  <wp:wrapTopAndBottom/>
                  <wp:docPr id="2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4" descr=""/>
                          <pic:cNvPicPr>
                            <a:picLocks noChangeAspect="1" noChangeArrowheads="1"/>
                          </pic:cNvPicPr>
                        </pic:nvPicPr>
                        <pic:blipFill>
                          <a:blip r:embed="rId31"/>
                          <a:stretch>
                            <a:fillRect/>
                          </a:stretch>
                        </pic:blipFill>
                        <pic:spPr bwMode="auto">
                          <a:xfrm>
                            <a:off x="0" y="0"/>
                            <a:ext cx="2611120" cy="946785"/>
                          </a:xfrm>
                          <a:prstGeom prst="rect">
                            <a:avLst/>
                          </a:prstGeom>
                        </pic:spPr>
                      </pic:pic>
                    </a:graphicData>
                  </a:graphic>
                </wp:anchor>
              </w:drawing>
            </w:r>
          </w:p>
        </w:tc>
      </w:tr>
    </w:tbl>
    <w:p>
      <w:pPr>
        <w:pStyle w:val="ListParagraph"/>
        <w:spacing w:before="0" w:after="0"/>
        <w:ind w:left="0" w:firstLine="720"/>
        <w:contextualSpacing/>
        <w:jc w:val="both"/>
        <w:rPr>
          <w:sz w:val="22"/>
          <w:szCs w:val="22"/>
          <w:lang w:val="tr-TR" w:eastAsia="en-US" w:bidi="ar-SA"/>
        </w:rPr>
      </w:pPr>
      <w:r>
        <w:rPr>
          <w:sz w:val="22"/>
          <w:szCs w:val="22"/>
          <w:lang w:val="tr-TR" w:eastAsia="en-US" w:bidi="ar-SA"/>
        </w:rPr>
      </w:r>
    </w:p>
    <w:p>
      <w:pPr>
        <w:pStyle w:val="ListParagraph"/>
        <w:spacing w:before="0" w:after="0"/>
        <w:ind w:left="0" w:firstLine="720"/>
        <w:contextualSpacing/>
        <w:jc w:val="both"/>
        <w:rPr>
          <w:lang w:val="tr-TR" w:eastAsia="en-US" w:bidi="ar-SA"/>
        </w:rPr>
      </w:pPr>
      <w:r>
        <w:rPr>
          <w:sz w:val="22"/>
          <w:szCs w:val="22"/>
          <w:lang w:val="tr-TR" w:eastAsia="en-US" w:bidi="ar-SA"/>
        </w:rPr>
        <w:t xml:space="preserve"> </w:t>
      </w:r>
      <w:r>
        <w:rPr>
          <w:sz w:val="22"/>
          <w:szCs w:val="22"/>
          <w:lang w:val="tr-TR" w:eastAsia="en-US" w:bidi="ar-SA"/>
        </w:rPr>
        <w:t xml:space="preserve">Sonuç olarak oluşturulacak akış diyagramı aşağıdaki şekildedir. Kırmızı ile </w:t>
      </w:r>
      <w:r>
        <w:rPr>
          <w:rFonts w:eastAsia="Arial" w:cs="Arial" w:cstheme="minorBidi" w:eastAsiaTheme="minorHAnsi"/>
          <w:color w:val="auto"/>
          <w:kern w:val="0"/>
          <w:sz w:val="22"/>
          <w:szCs w:val="22"/>
          <w:lang w:val="tr-TR" w:eastAsia="en-US" w:bidi="ar-SA"/>
        </w:rPr>
        <w:t>işaretli olan</w:t>
      </w:r>
      <w:r>
        <w:rPr>
          <w:sz w:val="22"/>
          <w:szCs w:val="22"/>
          <w:lang w:val="tr-TR" w:eastAsia="en-US" w:bidi="ar-SA"/>
        </w:rPr>
        <w:t xml:space="preserve"> kısımlar yeni eklenmiştir. Kullanılan “</w:t>
      </w:r>
      <w:r>
        <w:rPr>
          <w:b/>
          <w:bCs/>
          <w:sz w:val="22"/>
          <w:szCs w:val="22"/>
          <w:lang w:val="tr-TR" w:eastAsia="en-US" w:bidi="ar-SA"/>
        </w:rPr>
        <w:t>Char To Float</w:t>
      </w:r>
      <w:r>
        <w:rPr>
          <w:b w:val="false"/>
          <w:bCs w:val="false"/>
          <w:sz w:val="22"/>
          <w:szCs w:val="22"/>
          <w:lang w:val="tr-TR" w:eastAsia="en-US" w:bidi="ar-SA"/>
        </w:rPr>
        <w:t xml:space="preserve">” isimli bloklar isminden de anlaşıldığı gibi akış üzerindeki veri formatını değiştirmek için kullanılmaktadır. Farklı çeşitleri mevcuttur. Blokları bağlamak için gerekli yerlerde farklı çeşitleri kullanılabilir. Hazırlanan akış çalıştırıldığı zaman akış diyagramının altındaki çıktıyı verecektir. Akış içerisinde delay parametresini değiştirerek giriş ve çıkış değerlerinin üst üste oturması sağlanabilmektedir. Gönderilen veri paketinin başında çok sayıda sıfır bulunmaktadır. Referans olarak sıfırlar kullanılarak delay slider’ ı değiştirilebilir. Tam üst üste oturtulması mümkün olmasa bile yaklaştırılıp alınan ve verilerin aynı </w:t>
      </w:r>
      <w:r>
        <w:rPr>
          <w:rFonts w:eastAsia="Arial" w:cs="Arial" w:cstheme="minorBidi" w:eastAsiaTheme="minorHAnsi"/>
          <w:b w:val="false"/>
          <w:bCs w:val="false"/>
          <w:color w:val="auto"/>
          <w:kern w:val="0"/>
          <w:sz w:val="22"/>
          <w:szCs w:val="22"/>
          <w:lang w:val="tr-TR" w:eastAsia="en-US" w:bidi="ar-SA"/>
        </w:rPr>
        <w:t>olduğunun</w:t>
      </w:r>
      <w:r>
        <w:rPr>
          <w:b w:val="false"/>
          <w:bCs w:val="false"/>
          <w:sz w:val="22"/>
          <w:szCs w:val="22"/>
          <w:lang w:val="tr-TR" w:eastAsia="en-US" w:bidi="ar-SA"/>
        </w:rPr>
        <w:t xml:space="preserve"> kontrol edilmesi yeterlidir. Daha sonrasında gürültü arttırılarak gürültünün demodülasyona etkisi incelenebilir.</w:t>
      </w:r>
    </w:p>
    <w:p>
      <w:pPr>
        <w:pStyle w:val="ListParagraph"/>
        <w:spacing w:before="0" w:after="0"/>
        <w:ind w:left="0" w:hanging="0"/>
        <w:contextualSpacing/>
        <w:jc w:val="both"/>
        <w:rPr/>
      </w:pPr>
      <w: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943600" cy="2701925"/>
            <wp:effectExtent l="0" t="0" r="0" b="0"/>
            <wp:wrapSquare wrapText="largest"/>
            <wp:docPr id="2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 descr=""/>
                    <pic:cNvPicPr>
                      <a:picLocks noChangeAspect="1" noChangeArrowheads="1"/>
                    </pic:cNvPicPr>
                  </pic:nvPicPr>
                  <pic:blipFill>
                    <a:blip r:embed="rId32"/>
                    <a:stretch>
                      <a:fillRect/>
                    </a:stretch>
                  </pic:blipFill>
                  <pic:spPr bwMode="auto">
                    <a:xfrm>
                      <a:off x="0" y="0"/>
                      <a:ext cx="5943600" cy="2701925"/>
                    </a:xfrm>
                    <a:prstGeom prst="rect">
                      <a:avLst/>
                    </a:prstGeom>
                  </pic:spPr>
                </pic:pic>
              </a:graphicData>
            </a:graphic>
          </wp:anchor>
        </w:drawing>
      </w:r>
      <w:r>
        <w:rPr>
          <w:rFonts w:eastAsia="Arial" w:cs="Arial" w:cstheme="minorBidi" w:eastAsiaTheme="minorHAnsi"/>
          <w:color w:val="auto"/>
          <w:kern w:val="0"/>
          <w:sz w:val="22"/>
          <w:szCs w:val="22"/>
          <w:lang w:val="tr-TR" w:eastAsia="en-US" w:bidi="ar-SA"/>
        </w:rPr>
        <w:tab/>
      </w:r>
    </w:p>
    <w:p>
      <w:pPr>
        <w:pStyle w:val="ListParagraph"/>
        <w:spacing w:before="0" w:after="0"/>
        <w:ind w:left="0" w:hanging="0"/>
        <w:contextualSpacing/>
        <w:jc w:val="both"/>
        <w:rPr>
          <w:rFonts w:ascii="Arial" w:hAnsi="Arial" w:eastAsia="Arial" w:cs="Arial" w:asciiTheme="minorHAnsi" w:cstheme="minorBidi" w:eastAsiaTheme="minorHAnsi" w:hAnsiTheme="minorHAnsi"/>
          <w:color w:val="auto"/>
          <w:kern w:val="0"/>
          <w:sz w:val="22"/>
          <w:szCs w:val="22"/>
          <w:lang w:val="tr-TR" w:eastAsia="en-US" w:bidi="ar-SA"/>
        </w:rPr>
      </w:pPr>
      <w:r>
        <w:rPr/>
      </w:r>
    </w:p>
    <w:p>
      <w:pPr>
        <w:pStyle w:val="ListParagraph"/>
        <w:spacing w:before="0" w:after="0"/>
        <w:ind w:left="0" w:hanging="0"/>
        <w:contextualSpacing/>
        <w:jc w:val="both"/>
        <w:rPr>
          <w:rFonts w:ascii="Arial" w:hAnsi="Arial" w:eastAsia="Arial" w:cs="Arial" w:asciiTheme="minorHAnsi" w:cstheme="minorBidi" w:eastAsiaTheme="minorHAnsi" w:hAnsiTheme="minorHAnsi"/>
          <w:color w:val="auto"/>
          <w:kern w:val="0"/>
          <w:sz w:val="22"/>
          <w:szCs w:val="22"/>
          <w:lang w:val="tr-TR" w:eastAsia="en-US" w:bidi="ar-SA"/>
        </w:rPr>
      </w:pPr>
      <w:r>
        <w:rPr/>
      </w:r>
    </w:p>
    <w:p>
      <w:pPr>
        <w:pStyle w:val="ListParagraph"/>
        <w:spacing w:before="0" w:after="0"/>
        <w:ind w:left="0" w:hanging="0"/>
        <w:contextualSpacing/>
        <w:jc w:val="both"/>
        <w:rPr>
          <w:rFonts w:ascii="Arial" w:hAnsi="Arial" w:eastAsia="Arial" w:cs="Arial" w:asciiTheme="minorHAnsi" w:cstheme="minorBidi" w:eastAsiaTheme="minorHAnsi" w:hAnsiTheme="minorHAnsi"/>
          <w:color w:val="auto"/>
          <w:kern w:val="0"/>
          <w:sz w:val="22"/>
          <w:szCs w:val="22"/>
          <w:lang w:val="tr-TR" w:eastAsia="en-US" w:bidi="ar-SA"/>
        </w:rPr>
      </w:pPr>
      <w:r>
        <w:rPr/>
      </w:r>
    </w:p>
    <w:p>
      <w:pPr>
        <w:pStyle w:val="ListParagraph"/>
        <w:spacing w:before="0" w:after="0"/>
        <w:ind w:left="0" w:hanging="0"/>
        <w:contextualSpacing/>
        <w:jc w:val="both"/>
        <w:rPr/>
      </w:pPr>
      <w:r>
        <w:rPr>
          <w:rFonts w:eastAsia="Arial" w:cs="Arial" w:cstheme="minorBidi" w:eastAsiaTheme="minorHAnsi"/>
          <w:color w:val="auto"/>
          <w:kern w:val="0"/>
          <w:sz w:val="22"/>
          <w:szCs w:val="22"/>
          <w:lang w:val="tr-TR" w:eastAsia="en-US" w:bidi="ar-SA"/>
        </w:rPr>
        <w:tab/>
      </w:r>
    </w:p>
    <w:p>
      <w:pPr>
        <w:pStyle w:val="ListParagraph"/>
        <w:spacing w:before="0" w:after="0"/>
        <w:ind w:left="0" w:hanging="0"/>
        <w:contextualSpacing/>
        <w:jc w:val="both"/>
        <w:rPr>
          <w:rFonts w:ascii="Arial" w:hAnsi="Arial" w:eastAsia="Arial" w:cs="Arial" w:asciiTheme="minorHAnsi" w:cstheme="minorBidi" w:eastAsiaTheme="minorHAnsi" w:hAnsiTheme="minorHAnsi"/>
          <w:color w:val="auto"/>
          <w:kern w:val="0"/>
          <w:sz w:val="22"/>
          <w:szCs w:val="22"/>
          <w:lang w:val="tr-TR" w:eastAsia="en-US" w:bidi="ar-SA"/>
        </w:rPr>
      </w:pPr>
      <w:r>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3216275" cy="2877185"/>
            <wp:effectExtent l="0" t="0" r="0" b="0"/>
            <wp:wrapTopAndBottom/>
            <wp:docPr id="30"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7" descr=""/>
                    <pic:cNvPicPr>
                      <a:picLocks noChangeAspect="1" noChangeArrowheads="1"/>
                    </pic:cNvPicPr>
                  </pic:nvPicPr>
                  <pic:blipFill>
                    <a:blip r:embed="rId33"/>
                    <a:stretch>
                      <a:fillRect/>
                    </a:stretch>
                  </pic:blipFill>
                  <pic:spPr bwMode="auto">
                    <a:xfrm>
                      <a:off x="0" y="0"/>
                      <a:ext cx="3216275" cy="2877185"/>
                    </a:xfrm>
                    <a:prstGeom prst="rect">
                      <a:avLst/>
                    </a:prstGeom>
                  </pic:spPr>
                </pic:pic>
              </a:graphicData>
            </a:graphic>
          </wp:anchor>
        </w:drawing>
      </w:r>
    </w:p>
    <w:p>
      <w:pPr>
        <w:pStyle w:val="ListParagraph"/>
        <w:spacing w:before="0" w:after="0"/>
        <w:ind w:left="0" w:hanging="0"/>
        <w:contextualSpacing/>
        <w:jc w:val="both"/>
        <w:rPr/>
      </w:pPr>
      <w:r>
        <w:rPr>
          <w:rFonts w:eastAsia="Arial" w:cs="Arial" w:cstheme="minorBidi" w:eastAsiaTheme="minorHAnsi"/>
          <w:color w:val="auto"/>
          <w:kern w:val="0"/>
          <w:sz w:val="22"/>
          <w:szCs w:val="22"/>
          <w:lang w:val="tr-TR" w:eastAsia="en-US" w:bidi="ar-SA"/>
        </w:rPr>
        <w:tab/>
        <w:t>Verilen akışta olduğu gibi 2 girişli QT GUI Time Sink elde edebilmek için blok ayarları arasında “</w:t>
      </w:r>
      <w:r>
        <w:rPr>
          <w:rFonts w:eastAsia="Arial" w:cs="Arial" w:cstheme="minorBidi" w:eastAsiaTheme="minorHAnsi"/>
          <w:b/>
          <w:bCs/>
          <w:color w:val="auto"/>
          <w:kern w:val="0"/>
          <w:sz w:val="22"/>
          <w:szCs w:val="22"/>
          <w:lang w:val="tr-TR" w:eastAsia="en-US" w:bidi="ar-SA"/>
        </w:rPr>
        <w:t>Number of Inputs</w:t>
      </w:r>
      <w:r>
        <w:rPr>
          <w:rFonts w:eastAsia="Arial" w:cs="Arial" w:cstheme="minorBidi" w:eastAsiaTheme="minorHAnsi"/>
          <w:color w:val="auto"/>
          <w:kern w:val="0"/>
          <w:sz w:val="22"/>
          <w:szCs w:val="22"/>
          <w:lang w:val="tr-TR" w:eastAsia="en-US" w:bidi="ar-SA"/>
        </w:rPr>
        <w:t xml:space="preserve">” </w:t>
      </w:r>
      <w:r>
        <w:rPr>
          <w:rFonts w:eastAsia="Arial" w:cs="Arial" w:cstheme="minorBidi" w:eastAsiaTheme="minorHAnsi"/>
          <w:b w:val="false"/>
          <w:bCs w:val="false"/>
          <w:color w:val="auto"/>
          <w:kern w:val="0"/>
          <w:sz w:val="22"/>
          <w:szCs w:val="22"/>
          <w:lang w:val="tr-TR" w:eastAsia="en-US" w:bidi="ar-SA"/>
        </w:rPr>
        <w:t>parametresi arttırılmalıdır. Sonuç olarak elde edilecek çıktı doğru delay seçilmesi halinde aşağıdaki gibi olacaktır.</w:t>
      </w:r>
    </w:p>
    <w:p>
      <w:pPr>
        <w:pStyle w:val="ListParagraph"/>
        <w:spacing w:before="0" w:after="0"/>
        <w:ind w:left="0" w:hanging="0"/>
        <w:contextualSpacing/>
        <w:jc w:val="both"/>
        <w:rPr>
          <w:rFonts w:ascii="Arial" w:hAnsi="Arial" w:eastAsia="Arial" w:cs="Arial" w:asciiTheme="minorHAnsi" w:cstheme="minorBidi" w:eastAsiaTheme="minorHAnsi" w:hAnsiTheme="minorHAnsi"/>
          <w:b w:val="false"/>
          <w:b w:val="false"/>
          <w:bCs w:val="false"/>
          <w:color w:val="auto"/>
          <w:kern w:val="0"/>
          <w:sz w:val="22"/>
          <w:szCs w:val="22"/>
          <w:lang w:val="tr-TR" w:eastAsia="en-US" w:bidi="ar-SA"/>
        </w:rPr>
      </w:pPr>
      <w:r>
        <w:rPr/>
      </w:r>
    </w:p>
    <w:p>
      <w:pPr>
        <w:pStyle w:val="ListParagraph"/>
        <w:spacing w:before="0" w:after="0"/>
        <w:ind w:left="720" w:hanging="0"/>
        <w:contextualSpacing/>
        <w:rPr>
          <w:b/>
          <w:b/>
          <w:sz w:val="34"/>
          <w:lang w:val="tr-TR" w:eastAsia="en-US" w:bidi="ar-SA"/>
        </w:rPr>
      </w:pPr>
      <w:r>
        <w:rPr>
          <w:b/>
          <w:sz w:val="34"/>
          <w:lang w:val="tr-TR" w:eastAsia="en-US" w:bidi="ar-SA"/>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5943600" cy="2856230"/>
            <wp:effectExtent l="0" t="0" r="0" b="0"/>
            <wp:wrapTopAndBottom/>
            <wp:docPr id="31"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5" descr=""/>
                    <pic:cNvPicPr>
                      <a:picLocks noChangeAspect="1" noChangeArrowheads="1"/>
                    </pic:cNvPicPr>
                  </pic:nvPicPr>
                  <pic:blipFill>
                    <a:blip r:embed="rId34"/>
                    <a:stretch>
                      <a:fillRect/>
                    </a:stretch>
                  </pic:blipFill>
                  <pic:spPr bwMode="auto">
                    <a:xfrm>
                      <a:off x="0" y="0"/>
                      <a:ext cx="5943600" cy="2856230"/>
                    </a:xfrm>
                    <a:prstGeom prst="rect">
                      <a:avLst/>
                    </a:prstGeom>
                  </pic:spPr>
                </pic:pic>
              </a:graphicData>
            </a:graphic>
          </wp:anchor>
        </w:drawing>
      </w:r>
    </w:p>
    <w:p>
      <w:pPr>
        <w:pStyle w:val="ListParagraph"/>
        <w:spacing w:before="0" w:after="0"/>
        <w:contextualSpacing/>
        <w:rPr>
          <w:b/>
          <w:b/>
          <w:sz w:val="34"/>
          <w:lang w:val="tr-TR" w:eastAsia="en-US" w:bidi="ar-SA"/>
        </w:rPr>
      </w:pPr>
      <w:r>
        <w:rPr>
          <w:b/>
          <w:sz w:val="34"/>
          <w:lang w:val="tr-TR" w:eastAsia="en-US" w:bidi="ar-SA"/>
        </w:rPr>
      </w:r>
    </w:p>
    <w:p>
      <w:pPr>
        <w:pStyle w:val="ListParagraph"/>
        <w:spacing w:before="0" w:after="0"/>
        <w:contextualSpacing/>
        <w:rPr>
          <w:b/>
          <w:b/>
          <w:sz w:val="34"/>
          <w:lang w:val="tr-TR" w:eastAsia="en-US" w:bidi="ar-SA"/>
        </w:rPr>
      </w:pPr>
      <w:r>
        <w:rPr>
          <w:b/>
          <w:sz w:val="34"/>
          <w:lang w:val="tr-TR" w:eastAsia="en-US" w:bidi="ar-SA"/>
        </w:rPr>
      </w:r>
    </w:p>
    <w:p>
      <w:pPr>
        <w:pStyle w:val="ListParagraph"/>
        <w:numPr>
          <w:ilvl w:val="0"/>
          <w:numId w:val="1"/>
        </w:numPr>
        <w:spacing w:before="0" w:after="0"/>
        <w:contextualSpacing/>
        <w:rPr>
          <w:lang w:val="tr-TR" w:eastAsia="en-US" w:bidi="ar-SA"/>
        </w:rPr>
      </w:pPr>
      <w:r>
        <w:rPr>
          <w:b/>
          <w:sz w:val="34"/>
          <w:lang w:val="tr-TR" w:eastAsia="en-US" w:bidi="ar-SA"/>
        </w:rPr>
        <w:t>Çok Yolluluk Etkileri</w:t>
      </w:r>
    </w:p>
    <w:p>
      <w:pPr>
        <w:pStyle w:val="ListParagraph"/>
        <w:widowControl/>
        <w:suppressAutoHyphens w:val="true"/>
        <w:bidi w:val="0"/>
        <w:spacing w:lineRule="auto" w:line="276" w:before="0" w:after="0"/>
        <w:ind w:left="0" w:right="0" w:hanging="0"/>
        <w:contextualSpacing/>
        <w:jc w:val="both"/>
        <w:rPr>
          <w:lang w:val="tr-TR" w:eastAsia="en-US" w:bidi="ar-SA"/>
        </w:rPr>
      </w:pPr>
      <w:r>
        <w:rPr>
          <w:b/>
          <w:sz w:val="34"/>
          <w:lang w:val="tr-TR" w:eastAsia="en-US" w:bidi="ar-SA"/>
        </w:rPr>
        <w:tab/>
      </w:r>
      <w:r>
        <w:rPr>
          <w:b w:val="false"/>
          <w:bCs w:val="false"/>
          <w:sz w:val="22"/>
          <w:szCs w:val="22"/>
          <w:lang w:val="tr-TR" w:eastAsia="en-US" w:bidi="ar-SA"/>
        </w:rPr>
        <w:t>Önceki bölümdeki haberleşme kanalını oluşturduk. Ancak haberleşme kanalında tap parametresi 1 olduğu için herhangi bir çok yolluluk etkisi yoktu. Şimdi bu parametre değiştirilerek ka</w:t>
      </w:r>
      <w:r>
        <w:rPr>
          <w:b w:val="false"/>
          <w:bCs w:val="false"/>
          <w:sz w:val="22"/>
          <w:szCs w:val="22"/>
          <w:lang w:val="tr-TR" w:eastAsia="en-US" w:bidi="ar-SA"/>
        </w:rPr>
        <w:t>n</w:t>
      </w:r>
      <w:r>
        <w:rPr>
          <w:b w:val="false"/>
          <w:bCs w:val="false"/>
          <w:sz w:val="22"/>
          <w:szCs w:val="22"/>
          <w:lang w:val="tr-TR" w:eastAsia="en-US" w:bidi="ar-SA"/>
        </w:rPr>
        <w:t xml:space="preserve">al çok yollu bir hale getirilecektir. GNU Radyo ortamında çok taplı kanal oluşturmak için Channel Model bloğuna dizi şeklinde kanal tap’ ları verilmelidir. </w:t>
      </w:r>
      <w:r>
        <w:rPr>
          <w:rFonts w:eastAsia="Arial" w:cs="Arial" w:cstheme="minorBidi" w:eastAsiaTheme="minorHAnsi"/>
          <w:b w:val="false"/>
          <w:bCs w:val="false"/>
          <w:color w:val="auto"/>
          <w:kern w:val="0"/>
          <w:sz w:val="22"/>
          <w:szCs w:val="22"/>
          <w:lang w:val="tr-TR" w:eastAsia="en-US" w:bidi="ar-SA"/>
        </w:rPr>
        <w:t xml:space="preserve">Tap sayısı ve tap’ ların genlikleri arttıkça kanal zayıflatması artacaktır. </w:t>
      </w:r>
    </w:p>
    <w:p>
      <w:pPr>
        <w:pStyle w:val="ListParagraph"/>
        <w:widowControl/>
        <w:suppressAutoHyphens w:val="true"/>
        <w:bidi w:val="0"/>
        <w:spacing w:lineRule="auto" w:line="276" w:before="0" w:after="0"/>
        <w:ind w:left="0" w:right="0" w:hanging="0"/>
        <w:contextualSpacing/>
        <w:jc w:val="both"/>
        <w:rPr>
          <w:lang w:val="tr-TR" w:eastAsia="en-US" w:bidi="ar-SA"/>
        </w:rPr>
      </w:pPr>
      <w:r>
        <w:rPr>
          <w:rFonts w:eastAsia="Arial" w:cs="Arial" w:cstheme="minorBidi" w:eastAsiaTheme="minorHAnsi"/>
          <w:b w:val="false"/>
          <w:bCs w:val="false"/>
          <w:color w:val="auto"/>
          <w:kern w:val="0"/>
          <w:sz w:val="22"/>
          <w:szCs w:val="22"/>
          <w:lang w:val="tr-TR" w:eastAsia="en-US" w:bidi="ar-SA"/>
        </w:rPr>
        <w:tab/>
      </w:r>
      <w:r>
        <w:rPr>
          <w:rFonts w:eastAsia="Arial" w:cs="Arial" w:cstheme="minorBidi" w:eastAsiaTheme="minorHAnsi"/>
          <w:color w:val="auto"/>
          <w:kern w:val="0"/>
          <w:sz w:val="22"/>
          <w:szCs w:val="22"/>
          <w:lang w:val="tr-TR" w:eastAsia="en-US" w:bidi="ar-SA"/>
        </w:rPr>
        <w:t>Önceki kısımda hazırladığımız akış diyagramında senkronizasyon sağlandıktan sonra frekans ofseti değiştirilerek çıktılardaki değişim incelenir. Daha sonra akış durudurulup kanal tap’ ları [1.0, 0.25-0.25j, 0.50 + 0.10j] şeklinde 3 taplı bir kanal ile değiştirilir ve çıkışlardaki değişim incelenir. Gürültüyü arttırma ya da azaltma yaparak bit hataları giderilmeye çalışılır.</w:t>
      </w:r>
    </w:p>
    <w:p>
      <w:pPr>
        <w:pStyle w:val="ListParagraph"/>
        <w:spacing w:before="0" w:after="0"/>
        <w:ind w:left="0" w:hanging="0"/>
        <w:contextualSpacing/>
        <w:jc w:val="both"/>
        <w:rPr>
          <w:rFonts w:ascii="Arial" w:hAnsi="Arial" w:eastAsia="Arial" w:cs="Arial" w:asciiTheme="minorHAnsi" w:cstheme="minorBidi" w:eastAsiaTheme="minorHAnsi" w:hAnsiTheme="minorHAnsi"/>
          <w:color w:val="auto"/>
          <w:kern w:val="0"/>
          <w:sz w:val="22"/>
          <w:szCs w:val="22"/>
          <w:lang w:val="tr-TR" w:eastAsia="en-US" w:bidi="ar-SA"/>
        </w:rPr>
      </w:pPr>
      <w:r>
        <w:rPr>
          <w:rFonts w:eastAsia="Arial" w:cs="Arial" w:cstheme="minorBidi" w:eastAsiaTheme="minorHAnsi"/>
          <w:color w:val="auto"/>
          <w:kern w:val="0"/>
          <w:sz w:val="22"/>
          <w:szCs w:val="22"/>
          <w:lang w:val="tr-TR" w:eastAsia="en-US" w:bidi="ar-SA"/>
        </w:rPr>
      </w:r>
    </w:p>
    <w:tbl>
      <w:tblPr>
        <w:tblW w:w="9360" w:type="dxa"/>
        <w:jc w:val="left"/>
        <w:tblInd w:w="55" w:type="dxa"/>
        <w:tblCellMar>
          <w:top w:w="55" w:type="dxa"/>
          <w:left w:w="55" w:type="dxa"/>
          <w:bottom w:w="55" w:type="dxa"/>
          <w:right w:w="55" w:type="dxa"/>
        </w:tblCellMar>
      </w:tblPr>
      <w:tblGrid>
        <w:gridCol w:w="3057"/>
        <w:gridCol w:w="6302"/>
      </w:tblGrid>
      <w:tr>
        <w:trPr/>
        <w:tc>
          <w:tcPr>
            <w:tcW w:w="3057" w:type="dxa"/>
            <w:tcBorders>
              <w:top w:val="single" w:sz="4" w:space="0" w:color="000000"/>
              <w:left w:val="single" w:sz="4" w:space="0" w:color="000000"/>
              <w:bottom w:val="single" w:sz="4" w:space="0" w:color="000000"/>
            </w:tcBorders>
          </w:tcPr>
          <w:p>
            <w:pPr>
              <w:pStyle w:val="TableContents"/>
              <w:spacing w:before="0" w:after="200"/>
              <w:rPr>
                <w:lang w:val="tr-TR" w:eastAsia="en-US" w:bidi="ar-SA"/>
              </w:rPr>
            </w:pPr>
            <w:r>
              <w:rPr>
                <w:lang w:val="tr-TR" w:eastAsia="en-US" w:bidi="ar-SA"/>
              </w:rPr>
              <w:drawing>
                <wp:anchor behindDoc="0" distT="0" distB="0" distL="0" distR="0" simplePos="0" locked="0" layoutInCell="1" allowOverlap="1" relativeHeight="32">
                  <wp:simplePos x="0" y="0"/>
                  <wp:positionH relativeFrom="column">
                    <wp:posOffset>85725</wp:posOffset>
                  </wp:positionH>
                  <wp:positionV relativeFrom="paragraph">
                    <wp:posOffset>263525</wp:posOffset>
                  </wp:positionV>
                  <wp:extent cx="1771015" cy="609600"/>
                  <wp:effectExtent l="0" t="0" r="0" b="0"/>
                  <wp:wrapTopAndBottom/>
                  <wp:docPr id="32"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7" descr=""/>
                          <pic:cNvPicPr>
                            <a:picLocks noChangeAspect="1" noChangeArrowheads="1"/>
                          </pic:cNvPicPr>
                        </pic:nvPicPr>
                        <pic:blipFill>
                          <a:blip r:embed="rId35"/>
                          <a:stretch>
                            <a:fillRect/>
                          </a:stretch>
                        </pic:blipFill>
                        <pic:spPr bwMode="auto">
                          <a:xfrm>
                            <a:off x="0" y="0"/>
                            <a:ext cx="1771015" cy="609600"/>
                          </a:xfrm>
                          <a:prstGeom prst="rect">
                            <a:avLst/>
                          </a:prstGeom>
                        </pic:spPr>
                      </pic:pic>
                    </a:graphicData>
                  </a:graphic>
                </wp:anchor>
              </w:drawing>
            </w:r>
          </w:p>
        </w:tc>
        <w:tc>
          <w:tcPr>
            <w:tcW w:w="6302" w:type="dxa"/>
            <w:tcBorders>
              <w:top w:val="single" w:sz="4" w:space="0" w:color="000000"/>
              <w:left w:val="single" w:sz="4" w:space="0" w:color="000000"/>
              <w:bottom w:val="single" w:sz="4" w:space="0" w:color="000000"/>
              <w:right w:val="single" w:sz="4" w:space="0" w:color="000000"/>
            </w:tcBorders>
          </w:tcPr>
          <w:p>
            <w:pPr>
              <w:pStyle w:val="TableContents"/>
              <w:spacing w:before="0" w:after="200"/>
              <w:rPr>
                <w:lang w:val="tr-TR" w:eastAsia="en-US" w:bidi="ar-SA"/>
              </w:rPr>
            </w:pPr>
            <w:r>
              <w:rPr>
                <w:lang w:val="tr-TR" w:eastAsia="en-US" w:bidi="ar-SA"/>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3660775" cy="1003300"/>
                  <wp:effectExtent l="0" t="0" r="0" b="0"/>
                  <wp:wrapTopAndBottom/>
                  <wp:docPr id="33"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6" descr=""/>
                          <pic:cNvPicPr>
                            <a:picLocks noChangeAspect="1" noChangeArrowheads="1"/>
                          </pic:cNvPicPr>
                        </pic:nvPicPr>
                        <pic:blipFill>
                          <a:blip r:embed="rId36"/>
                          <a:stretch>
                            <a:fillRect/>
                          </a:stretch>
                        </pic:blipFill>
                        <pic:spPr bwMode="auto">
                          <a:xfrm>
                            <a:off x="0" y="0"/>
                            <a:ext cx="3660775" cy="1003300"/>
                          </a:xfrm>
                          <a:prstGeom prst="rect">
                            <a:avLst/>
                          </a:prstGeom>
                        </pic:spPr>
                      </pic:pic>
                    </a:graphicData>
                  </a:graphic>
                </wp:anchor>
              </w:drawing>
            </w:r>
          </w:p>
        </w:tc>
      </w:tr>
    </w:tbl>
    <w:p>
      <w:pPr>
        <w:pStyle w:val="ListParagraph"/>
        <w:spacing w:before="0" w:after="0"/>
        <w:ind w:left="0" w:hanging="0"/>
        <w:contextualSpacing/>
        <w:jc w:val="both"/>
        <w:rPr>
          <w:b/>
          <w:b/>
          <w:sz w:val="34"/>
          <w:lang w:val="tr-TR" w:eastAsia="en-US" w:bidi="ar-SA"/>
        </w:rPr>
      </w:pPr>
      <w:r>
        <w:rPr>
          <w:b/>
          <w:sz w:val="34"/>
          <w:lang w:val="tr-TR" w:eastAsia="en-US" w:bidi="ar-SA"/>
        </w:rPr>
      </w:r>
    </w:p>
    <w:p>
      <w:pPr>
        <w:pStyle w:val="ListParagraph"/>
        <w:numPr>
          <w:ilvl w:val="0"/>
          <w:numId w:val="1"/>
        </w:numPr>
        <w:spacing w:before="0" w:after="0"/>
        <w:contextualSpacing/>
        <w:rPr>
          <w:lang w:val="tr-TR" w:eastAsia="en-US" w:bidi="ar-SA"/>
        </w:rPr>
      </w:pPr>
      <w:r>
        <w:rPr>
          <w:b/>
          <w:sz w:val="34"/>
          <w:lang w:val="tr-TR" w:eastAsia="en-US" w:bidi="ar-SA"/>
        </w:rPr>
        <w:t>Denkleştiricler</w:t>
      </w:r>
    </w:p>
    <w:p>
      <w:pPr>
        <w:pStyle w:val="ListParagraph"/>
        <w:widowControl/>
        <w:suppressAutoHyphens w:val="true"/>
        <w:bidi w:val="0"/>
        <w:spacing w:lineRule="auto" w:line="276" w:before="0" w:after="0"/>
        <w:ind w:left="0" w:right="0" w:firstLine="720"/>
        <w:contextualSpacing/>
        <w:jc w:val="both"/>
        <w:rPr>
          <w:lang w:val="tr-TR" w:eastAsia="en-US" w:bidi="ar-SA"/>
        </w:rPr>
      </w:pPr>
      <w:r>
        <w:rPr>
          <w:sz w:val="22"/>
          <w:szCs w:val="22"/>
          <w:lang w:val="tr-TR" w:eastAsia="en-US" w:bidi="ar-SA"/>
        </w:rPr>
        <w:t xml:space="preserve">Özellikle çok taplı kanallarda meydana gelen bozulmaları </w:t>
      </w:r>
      <w:r>
        <w:rPr>
          <w:rFonts w:eastAsia="Arial" w:cs="Arial" w:cstheme="minorBidi" w:eastAsiaTheme="minorHAnsi"/>
          <w:color w:val="auto"/>
          <w:kern w:val="0"/>
          <w:sz w:val="22"/>
          <w:szCs w:val="22"/>
          <w:lang w:val="tr-TR" w:eastAsia="en-US" w:bidi="ar-SA"/>
        </w:rPr>
        <w:t>azaltmak</w:t>
      </w:r>
      <w:r>
        <w:rPr>
          <w:sz w:val="22"/>
          <w:szCs w:val="22"/>
          <w:lang w:val="tr-TR" w:eastAsia="en-US" w:bidi="ar-SA"/>
        </w:rPr>
        <w:t xml:space="preserve"> için kanal denkleştiriciler kullanılır. </w:t>
      </w:r>
      <w:r>
        <w:rPr>
          <w:rFonts w:eastAsia="Arial" w:cs="Arial" w:cstheme="minorBidi" w:eastAsiaTheme="minorHAnsi"/>
          <w:color w:val="auto"/>
          <w:kern w:val="0"/>
          <w:sz w:val="22"/>
          <w:szCs w:val="22"/>
          <w:lang w:val="tr-TR" w:eastAsia="en-US" w:bidi="ar-SA"/>
        </w:rPr>
        <w:t xml:space="preserve">Kanal denkleştirici aslında alınan veriyi kanalın tersi ile çarpar. Teorik olarak bu işlemin alınan işareti tamamen düzeltmesi gerekir. Ancak pratikte kanal katsayıları bilinmediği için ancak düzeltme uygulanabilir. Hazırladığımız akışda da gerçekci olması için kanal katsayılarını bilmeyen bir denkleştirici kullanılacaktır. </w:t>
      </w:r>
    </w:p>
    <w:p>
      <w:pPr>
        <w:pStyle w:val="ListParagraph"/>
        <w:widowControl/>
        <w:suppressAutoHyphens w:val="true"/>
        <w:bidi w:val="0"/>
        <w:spacing w:lineRule="auto" w:line="276" w:before="0" w:after="0"/>
        <w:ind w:left="0" w:right="0" w:firstLine="720"/>
        <w:contextualSpacing/>
        <w:jc w:val="both"/>
        <w:rPr>
          <w:lang w:val="tr-TR" w:eastAsia="en-US" w:bidi="ar-SA"/>
        </w:rPr>
      </w:pPr>
      <w:r>
        <w:rPr>
          <w:rFonts w:eastAsia="Arial" w:cs="Arial" w:cstheme="minorBidi" w:eastAsiaTheme="minorHAnsi"/>
          <w:color w:val="auto"/>
          <w:kern w:val="0"/>
          <w:sz w:val="22"/>
          <w:szCs w:val="22"/>
          <w:lang w:val="tr-TR" w:eastAsia="en-US" w:bidi="ar-SA"/>
        </w:rPr>
        <w:t>Akışa denkleştirici eklemek için “</w:t>
      </w:r>
      <w:r>
        <w:rPr>
          <w:rFonts w:eastAsia="Arial" w:cs="Arial" w:cstheme="minorBidi" w:eastAsiaTheme="minorHAnsi"/>
          <w:b/>
          <w:bCs/>
          <w:color w:val="auto"/>
          <w:kern w:val="0"/>
          <w:sz w:val="22"/>
          <w:szCs w:val="22"/>
          <w:lang w:val="tr-TR" w:eastAsia="en-US" w:bidi="ar-SA"/>
        </w:rPr>
        <w:t>Linear Equalizer</w:t>
      </w:r>
      <w:r>
        <w:rPr>
          <w:rFonts w:eastAsia="Arial" w:cs="Arial" w:cstheme="minorBidi" w:eastAsiaTheme="minorHAnsi"/>
          <w:color w:val="auto"/>
          <w:kern w:val="0"/>
          <w:sz w:val="22"/>
          <w:szCs w:val="22"/>
          <w:lang w:val="tr-TR" w:eastAsia="en-US" w:bidi="ar-SA"/>
        </w:rPr>
        <w:t>” bloğunu kullanacağız. Blok arama kısmından aranakarak bu blok akışa eklenebilir. Ancak bu bloğun çalışması için yine bir ayar bloğuna ihtiytaç vardır. Eklenecek ayar bloğu denkleştiricinin kullanacağı algoritmayı ve algoritma parametrelerini belirlemede kullanılacaktır.Denkleştiriciye ayar yapmak için kullanılacak blok “</w:t>
      </w:r>
      <w:r>
        <w:rPr>
          <w:rFonts w:eastAsia="Arial" w:cs="Arial" w:cstheme="minorBidi" w:eastAsiaTheme="minorHAnsi"/>
          <w:b/>
          <w:bCs/>
          <w:color w:val="auto"/>
          <w:kern w:val="0"/>
          <w:sz w:val="22"/>
          <w:szCs w:val="22"/>
          <w:lang w:val="tr-TR" w:eastAsia="en-US" w:bidi="ar-SA"/>
        </w:rPr>
        <w:t>Adaptive Algorithm</w:t>
      </w:r>
      <w:r>
        <w:rPr>
          <w:rFonts w:eastAsia="Arial" w:cs="Arial" w:cstheme="minorBidi" w:eastAsiaTheme="minorHAnsi"/>
          <w:color w:val="auto"/>
          <w:kern w:val="0"/>
          <w:sz w:val="22"/>
          <w:szCs w:val="22"/>
          <w:lang w:val="tr-TR" w:eastAsia="en-US" w:bidi="ar-SA"/>
        </w:rPr>
        <w:t>” isimli bloktur. Bu bloğu arama ekranından akışa ekleyebilirsiniz. Eklenen bloklar içerisinde yapılması gereken ayarlar aşağıda verilmiştir.</w:t>
      </w:r>
    </w:p>
    <w:tbl>
      <w:tblPr>
        <w:tblW w:w="9360" w:type="dxa"/>
        <w:jc w:val="left"/>
        <w:tblInd w:w="55" w:type="dxa"/>
        <w:tblCellMar>
          <w:top w:w="55" w:type="dxa"/>
          <w:left w:w="55" w:type="dxa"/>
          <w:bottom w:w="55" w:type="dxa"/>
          <w:right w:w="55" w:type="dxa"/>
        </w:tblCellMar>
      </w:tblPr>
      <w:tblGrid>
        <w:gridCol w:w="4680"/>
        <w:gridCol w:w="4679"/>
      </w:tblGrid>
      <w:tr>
        <w:trPr/>
        <w:tc>
          <w:tcPr>
            <w:tcW w:w="4680" w:type="dxa"/>
            <w:tcBorders>
              <w:top w:val="single" w:sz="4" w:space="0" w:color="000000"/>
              <w:left w:val="single" w:sz="4" w:space="0" w:color="000000"/>
              <w:bottom w:val="single" w:sz="4" w:space="0" w:color="000000"/>
            </w:tcBorders>
          </w:tcPr>
          <w:p>
            <w:pPr>
              <w:pStyle w:val="TableContents"/>
              <w:suppressLineNumbers/>
              <w:spacing w:before="0" w:after="200"/>
              <w:rPr>
                <w:lang w:val="tr-TR" w:eastAsia="en-US" w:bidi="ar-SA"/>
              </w:rPr>
            </w:pPr>
            <w:r>
              <w:rPr>
                <w:lang w:val="tr-TR" w:eastAsia="en-US" w:bidi="ar-SA"/>
              </w:rPr>
              <w:drawing>
                <wp:anchor behindDoc="0" distT="0" distB="0" distL="0" distR="0" simplePos="0" locked="0" layoutInCell="1" allowOverlap="1" relativeHeight="22">
                  <wp:simplePos x="0" y="0"/>
                  <wp:positionH relativeFrom="column">
                    <wp:posOffset>735965</wp:posOffset>
                  </wp:positionH>
                  <wp:positionV relativeFrom="paragraph">
                    <wp:posOffset>68580</wp:posOffset>
                  </wp:positionV>
                  <wp:extent cx="1499870" cy="684530"/>
                  <wp:effectExtent l="0" t="0" r="0" b="0"/>
                  <wp:wrapTopAndBottom/>
                  <wp:docPr id="34"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8" descr=""/>
                          <pic:cNvPicPr>
                            <a:picLocks noChangeAspect="1" noChangeArrowheads="1"/>
                          </pic:cNvPicPr>
                        </pic:nvPicPr>
                        <pic:blipFill>
                          <a:blip r:embed="rId37"/>
                          <a:stretch>
                            <a:fillRect/>
                          </a:stretch>
                        </pic:blipFill>
                        <pic:spPr bwMode="auto">
                          <a:xfrm>
                            <a:off x="0" y="0"/>
                            <a:ext cx="1499870" cy="684530"/>
                          </a:xfrm>
                          <a:prstGeom prst="rect">
                            <a:avLst/>
                          </a:prstGeom>
                        </pic:spPr>
                      </pic:pic>
                    </a:graphicData>
                  </a:graphic>
                </wp:anchor>
              </w:drawing>
            </w:r>
          </w:p>
        </w:tc>
        <w:tc>
          <w:tcPr>
            <w:tcW w:w="4679" w:type="dxa"/>
            <w:tcBorders>
              <w:top w:val="single" w:sz="4" w:space="0" w:color="000000"/>
              <w:left w:val="single" w:sz="4" w:space="0" w:color="000000"/>
              <w:bottom w:val="single" w:sz="4" w:space="0" w:color="000000"/>
              <w:right w:val="single" w:sz="4" w:space="0" w:color="000000"/>
            </w:tcBorders>
          </w:tcPr>
          <w:p>
            <w:pPr>
              <w:pStyle w:val="TableContents"/>
              <w:suppressLineNumbers/>
              <w:spacing w:before="0" w:after="200"/>
              <w:rPr>
                <w:lang w:val="tr-TR" w:eastAsia="en-US" w:bidi="ar-SA"/>
              </w:rPr>
            </w:pPr>
            <w:r>
              <w:rPr>
                <w:lang w:val="tr-TR" w:eastAsia="en-US" w:bidi="ar-SA"/>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1303020" cy="701040"/>
                  <wp:effectExtent l="0" t="0" r="0" b="0"/>
                  <wp:wrapTopAndBottom/>
                  <wp:docPr id="35"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9" descr=""/>
                          <pic:cNvPicPr>
                            <a:picLocks noChangeAspect="1" noChangeArrowheads="1"/>
                          </pic:cNvPicPr>
                        </pic:nvPicPr>
                        <pic:blipFill>
                          <a:blip r:embed="rId38"/>
                          <a:stretch>
                            <a:fillRect/>
                          </a:stretch>
                        </pic:blipFill>
                        <pic:spPr bwMode="auto">
                          <a:xfrm>
                            <a:off x="0" y="0"/>
                            <a:ext cx="1303020" cy="701040"/>
                          </a:xfrm>
                          <a:prstGeom prst="rect">
                            <a:avLst/>
                          </a:prstGeom>
                        </pic:spPr>
                      </pic:pic>
                    </a:graphicData>
                  </a:graphic>
                </wp:anchor>
              </w:drawing>
            </w:r>
          </w:p>
        </w:tc>
      </w:tr>
      <w:tr>
        <w:trPr/>
        <w:tc>
          <w:tcPr>
            <w:tcW w:w="4680" w:type="dxa"/>
            <w:tcBorders>
              <w:left w:val="single" w:sz="4" w:space="0" w:color="000000"/>
              <w:bottom w:val="single" w:sz="4" w:space="0" w:color="000000"/>
            </w:tcBorders>
          </w:tcPr>
          <w:p>
            <w:pPr>
              <w:pStyle w:val="TableContents"/>
              <w:suppressLineNumbers/>
              <w:spacing w:before="0" w:after="200"/>
              <w:rPr>
                <w:lang w:val="tr-TR" w:eastAsia="en-US" w:bidi="ar-SA"/>
              </w:rPr>
            </w:pPr>
            <w:r>
              <w:rPr>
                <w:lang w:val="tr-TR" w:eastAsia="en-US" w:bidi="ar-SA"/>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2194560" cy="1082675"/>
                  <wp:effectExtent l="0" t="0" r="0" b="0"/>
                  <wp:wrapSquare wrapText="largest"/>
                  <wp:docPr id="36"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1" descr=""/>
                          <pic:cNvPicPr>
                            <a:picLocks noChangeAspect="1" noChangeArrowheads="1"/>
                          </pic:cNvPicPr>
                        </pic:nvPicPr>
                        <pic:blipFill>
                          <a:blip r:embed="rId39"/>
                          <a:stretch>
                            <a:fillRect/>
                          </a:stretch>
                        </pic:blipFill>
                        <pic:spPr bwMode="auto">
                          <a:xfrm>
                            <a:off x="0" y="0"/>
                            <a:ext cx="2194560" cy="1082675"/>
                          </a:xfrm>
                          <a:prstGeom prst="rect">
                            <a:avLst/>
                          </a:prstGeom>
                        </pic:spPr>
                      </pic:pic>
                    </a:graphicData>
                  </a:graphic>
                </wp:anchor>
              </w:drawing>
            </w:r>
          </w:p>
        </w:tc>
        <w:tc>
          <w:tcPr>
            <w:tcW w:w="4679" w:type="dxa"/>
            <w:tcBorders>
              <w:left w:val="single" w:sz="4" w:space="0" w:color="000000"/>
              <w:bottom w:val="single" w:sz="4" w:space="0" w:color="000000"/>
              <w:right w:val="single" w:sz="4" w:space="0" w:color="000000"/>
            </w:tcBorders>
          </w:tcPr>
          <w:p>
            <w:pPr>
              <w:pStyle w:val="TableContents"/>
              <w:suppressLineNumbers/>
              <w:spacing w:before="0" w:after="200"/>
              <w:rPr>
                <w:lang w:val="tr-TR" w:eastAsia="en-US" w:bidi="ar-SA"/>
              </w:rPr>
            </w:pPr>
            <w:r>
              <w:rPr>
                <w:lang w:val="tr-TR" w:eastAsia="en-US" w:bidi="ar-SA"/>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2335530" cy="1087755"/>
                  <wp:effectExtent l="0" t="0" r="0" b="0"/>
                  <wp:wrapTopAndBottom/>
                  <wp:docPr id="37"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0" descr=""/>
                          <pic:cNvPicPr>
                            <a:picLocks noChangeAspect="1" noChangeArrowheads="1"/>
                          </pic:cNvPicPr>
                        </pic:nvPicPr>
                        <pic:blipFill>
                          <a:blip r:embed="rId40"/>
                          <a:stretch>
                            <a:fillRect/>
                          </a:stretch>
                        </pic:blipFill>
                        <pic:spPr bwMode="auto">
                          <a:xfrm>
                            <a:off x="0" y="0"/>
                            <a:ext cx="2335530" cy="1087755"/>
                          </a:xfrm>
                          <a:prstGeom prst="rect">
                            <a:avLst/>
                          </a:prstGeom>
                        </pic:spPr>
                      </pic:pic>
                    </a:graphicData>
                  </a:graphic>
                </wp:anchor>
              </w:drawing>
            </w:r>
          </w:p>
        </w:tc>
      </w:tr>
    </w:tbl>
    <w:p>
      <w:pPr>
        <w:pStyle w:val="ListParagraph"/>
        <w:widowControl/>
        <w:suppressAutoHyphens w:val="true"/>
        <w:bidi w:val="0"/>
        <w:spacing w:lineRule="auto" w:line="276" w:before="0" w:after="0"/>
        <w:ind w:left="0" w:right="0" w:hanging="0"/>
        <w:contextualSpacing/>
        <w:jc w:val="both"/>
        <w:rPr>
          <w:lang w:val="tr-TR" w:eastAsia="en-US" w:bidi="ar-SA"/>
        </w:rPr>
      </w:pPr>
      <w:r>
        <w:rPr>
          <w:rFonts w:eastAsia="Arial" w:cs="Arial" w:cstheme="minorBidi" w:eastAsiaTheme="minorHAnsi"/>
          <w:color w:val="auto"/>
          <w:kern w:val="0"/>
          <w:sz w:val="22"/>
          <w:szCs w:val="22"/>
          <w:lang w:val="tr-TR" w:eastAsia="en-US" w:bidi="ar-SA"/>
        </w:rPr>
        <w:tab/>
        <w:t>Linear Equalization bloğundaki Adaptive Algorithm Object kısmına eklenen Adaptive Algorithm bloğunun ID’ sinin yazıldığına dikkat edilmelidir. Hatalı yazılırsa akış çalışmayacaktır. Denkleştirici eklendikten sonra akış tekrar çalıştırılır. Çok tap’ lı kanal etkilerinin giderilip giderilmediği constellation ekranına bakılarak kontrol edilir. Eğer kanalda meydana gelen bozulmalar azaldı (gönderilen semboller 4 noktada toplandı) ise kanalın frekans ofsetini değiştirerek meydana gelen etkiler incelenir. Alınana ve gönderilen semboller tam üst üste gelmeyebilir. Görsel algılanmasının kolay olması için sembol paketinin başına eklenen sıfırlar denkleştiricinin tam doğru çalışmamasına sebep olmaktadır. Bu sebeple alınan ile gönderilen veriler yakın olacak şekilde gecikme ayarı yapmanız yeterlidir.</w:t>
      </w:r>
    </w:p>
    <w:p>
      <w:pPr>
        <w:pStyle w:val="ListParagraph"/>
        <w:widowControl/>
        <w:suppressAutoHyphens w:val="true"/>
        <w:bidi w:val="0"/>
        <w:spacing w:lineRule="auto" w:line="276" w:before="0" w:after="0"/>
        <w:ind w:left="0" w:right="0" w:hanging="0"/>
        <w:contextualSpacing/>
        <w:jc w:val="both"/>
        <w:rPr>
          <w:rFonts w:ascii="Arial" w:hAnsi="Arial" w:eastAsia="Arial" w:cs="Arial" w:asciiTheme="minorHAnsi" w:cstheme="minorBidi" w:eastAsiaTheme="minorHAnsi" w:hAnsiTheme="minorHAnsi"/>
          <w:color w:val="auto"/>
          <w:kern w:val="0"/>
          <w:sz w:val="22"/>
          <w:szCs w:val="22"/>
          <w:lang w:val="tr-TR" w:eastAsia="en-US" w:bidi="ar-SA"/>
        </w:rPr>
      </w:pPr>
      <w:r>
        <w:rPr>
          <w:rFonts w:eastAsia="Arial" w:cs="Arial" w:cstheme="minorBidi" w:eastAsiaTheme="minorHAnsi"/>
          <w:color w:val="auto"/>
          <w:kern w:val="0"/>
          <w:sz w:val="22"/>
          <w:szCs w:val="22"/>
          <w:lang w:val="tr-TR" w:eastAsia="en-US" w:bidi="ar-SA"/>
        </w:rPr>
      </w:r>
    </w:p>
    <w:p>
      <w:pPr>
        <w:pStyle w:val="ListParagraph"/>
        <w:widowControl/>
        <w:suppressAutoHyphens w:val="true"/>
        <w:bidi w:val="0"/>
        <w:spacing w:lineRule="auto" w:line="276" w:before="0" w:after="0"/>
        <w:ind w:left="0" w:right="0" w:hanging="0"/>
        <w:contextualSpacing/>
        <w:jc w:val="both"/>
        <w:rPr>
          <w:rFonts w:ascii="Arial" w:hAnsi="Arial" w:eastAsia="Arial" w:cs="Arial" w:asciiTheme="minorHAnsi" w:cstheme="minorBidi" w:eastAsiaTheme="minorHAnsi" w:hAnsiTheme="minorHAnsi"/>
          <w:color w:val="auto"/>
          <w:kern w:val="0"/>
          <w:sz w:val="22"/>
          <w:szCs w:val="22"/>
          <w:lang w:val="tr-TR" w:eastAsia="en-US" w:bidi="ar-SA"/>
        </w:rPr>
      </w:pPr>
      <w:r>
        <w:rPr>
          <w:rFonts w:eastAsia="Arial" w:cs="Arial" w:cstheme="minorBidi" w:eastAsiaTheme="minorHAnsi"/>
          <w:color w:val="auto"/>
          <w:kern w:val="0"/>
          <w:sz w:val="22"/>
          <w:szCs w:val="22"/>
          <w:lang w:val="tr-TR" w:eastAsia="en-US" w:bidi="ar-SA"/>
        </w:rPr>
      </w:r>
    </w:p>
    <w:p>
      <w:pPr>
        <w:pStyle w:val="ListParagraph"/>
        <w:numPr>
          <w:ilvl w:val="0"/>
          <w:numId w:val="1"/>
        </w:numPr>
        <w:spacing w:before="0" w:after="0"/>
        <w:contextualSpacing/>
        <w:rPr>
          <w:lang w:val="tr-TR" w:eastAsia="en-US" w:bidi="ar-SA"/>
        </w:rPr>
      </w:pPr>
      <w:r>
        <w:rPr>
          <w:b/>
          <w:sz w:val="34"/>
          <w:lang w:val="tr-TR" w:eastAsia="en-US" w:bidi="ar-SA"/>
        </w:rPr>
        <w:t>Faz ve Frekans Düzeltme</w:t>
      </w:r>
    </w:p>
    <w:p>
      <w:pPr>
        <w:pStyle w:val="ListParagraph"/>
        <w:widowControl/>
        <w:numPr>
          <w:ilvl w:val="0"/>
          <w:numId w:val="0"/>
        </w:numPr>
        <w:suppressAutoHyphens w:val="true"/>
        <w:bidi w:val="0"/>
        <w:spacing w:lineRule="auto" w:line="276" w:before="0" w:after="200"/>
        <w:ind w:left="0" w:right="0" w:firstLine="720"/>
        <w:contextualSpacing/>
        <w:jc w:val="both"/>
        <w:rPr>
          <w:lang w:val="tr-TR" w:eastAsia="en-US" w:bidi="ar-SA"/>
        </w:rPr>
      </w:pPr>
      <w:r>
        <w:rPr>
          <w:b w:val="false"/>
          <w:bCs w:val="false"/>
          <w:sz w:val="22"/>
          <w:szCs w:val="22"/>
          <w:lang w:val="tr-TR" w:eastAsia="en-US" w:bidi="ar-SA"/>
        </w:rPr>
        <w:t xml:space="preserve">Lineer denkleştirici, </w:t>
      </w:r>
      <w:r>
        <w:rPr>
          <w:rFonts w:eastAsia="Arial" w:cs="Arial" w:cstheme="minorBidi" w:eastAsiaTheme="minorHAnsi"/>
          <w:b w:val="false"/>
          <w:bCs w:val="false"/>
          <w:color w:val="auto"/>
          <w:kern w:val="0"/>
          <w:sz w:val="22"/>
          <w:szCs w:val="22"/>
          <w:lang w:val="tr-TR" w:eastAsia="en-US" w:bidi="ar-SA"/>
        </w:rPr>
        <w:t>gelen veriyi kanalın tersi ile çarparak bozulmamış sembolü elde etmeye çalıştığını önceki bölümde söyledik. Ancak kanalda meydana gelen frekans kaymalarını denkleştirici önleyemez. Kanalda meydana gelecek frekans kaymalarını düzeltmek için GNU Radyo’ da “</w:t>
      </w:r>
      <w:r>
        <w:rPr>
          <w:rFonts w:eastAsia="Arial" w:cs="Arial" w:cstheme="minorBidi" w:eastAsiaTheme="minorHAnsi"/>
          <w:b/>
          <w:bCs/>
          <w:color w:val="auto"/>
          <w:kern w:val="0"/>
          <w:sz w:val="22"/>
          <w:szCs w:val="22"/>
          <w:lang w:val="tr-TR" w:eastAsia="en-US" w:bidi="ar-SA"/>
        </w:rPr>
        <w:t>Costas Loop</w:t>
      </w:r>
      <w:r>
        <w:rPr>
          <w:rFonts w:eastAsia="Arial" w:cs="Arial" w:cstheme="minorBidi" w:eastAsiaTheme="minorHAnsi"/>
          <w:b w:val="false"/>
          <w:bCs w:val="false"/>
          <w:color w:val="auto"/>
          <w:kern w:val="0"/>
          <w:sz w:val="22"/>
          <w:szCs w:val="22"/>
          <w:lang w:val="tr-TR" w:eastAsia="en-US" w:bidi="ar-SA"/>
        </w:rPr>
        <w:t xml:space="preserve">” isimli bir blok bulunmaktadır. Bu BPSK, QPSK ve 8PSK için frekans düzeltmesi sağlayabilmektedir. Bloğu akış ekranındaki arama menüsünden akışa ekleyebiliriz. Eklendikten sonra yapılması gereken parametreleri ayarları aşağıda verilmiştir. </w:t>
      </w:r>
    </w:p>
    <w:tbl>
      <w:tblPr>
        <w:tblW w:w="9360" w:type="dxa"/>
        <w:jc w:val="left"/>
        <w:tblInd w:w="55" w:type="dxa"/>
        <w:tblCellMar>
          <w:top w:w="55" w:type="dxa"/>
          <w:left w:w="55" w:type="dxa"/>
          <w:bottom w:w="55" w:type="dxa"/>
          <w:right w:w="55" w:type="dxa"/>
        </w:tblCellMar>
      </w:tblPr>
      <w:tblGrid>
        <w:gridCol w:w="2882"/>
        <w:gridCol w:w="6477"/>
      </w:tblGrid>
      <w:tr>
        <w:trPr/>
        <w:tc>
          <w:tcPr>
            <w:tcW w:w="2882" w:type="dxa"/>
            <w:tcBorders>
              <w:top w:val="single" w:sz="4" w:space="0" w:color="000000"/>
              <w:left w:val="single" w:sz="4" w:space="0" w:color="000000"/>
            </w:tcBorders>
          </w:tcPr>
          <w:p>
            <w:pPr>
              <w:pStyle w:val="TableContents"/>
              <w:suppressLineNumbers/>
              <w:spacing w:before="0" w:after="200"/>
              <w:rPr>
                <w:lang w:val="tr-TR" w:eastAsia="en-US" w:bidi="ar-SA"/>
              </w:rPr>
            </w:pPr>
            <w:r>
              <w:rPr>
                <w:lang w:val="tr-TR" w:eastAsia="en-US" w:bidi="ar-SA"/>
              </w:rPr>
              <w:drawing>
                <wp:anchor behindDoc="0" distT="0" distB="0" distL="0" distR="0" simplePos="0" locked="0" layoutInCell="1" allowOverlap="1" relativeHeight="27">
                  <wp:simplePos x="0" y="0"/>
                  <wp:positionH relativeFrom="column">
                    <wp:posOffset>247015</wp:posOffset>
                  </wp:positionH>
                  <wp:positionV relativeFrom="paragraph">
                    <wp:posOffset>116205</wp:posOffset>
                  </wp:positionV>
                  <wp:extent cx="1336040" cy="872490"/>
                  <wp:effectExtent l="0" t="0" r="0" b="0"/>
                  <wp:wrapTopAndBottom/>
                  <wp:docPr id="38"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2" descr=""/>
                          <pic:cNvPicPr>
                            <a:picLocks noChangeAspect="1" noChangeArrowheads="1"/>
                          </pic:cNvPicPr>
                        </pic:nvPicPr>
                        <pic:blipFill>
                          <a:blip r:embed="rId41"/>
                          <a:stretch>
                            <a:fillRect/>
                          </a:stretch>
                        </pic:blipFill>
                        <pic:spPr bwMode="auto">
                          <a:xfrm>
                            <a:off x="0" y="0"/>
                            <a:ext cx="1336040" cy="872490"/>
                          </a:xfrm>
                          <a:prstGeom prst="rect">
                            <a:avLst/>
                          </a:prstGeom>
                        </pic:spPr>
                      </pic:pic>
                    </a:graphicData>
                  </a:graphic>
                </wp:anchor>
              </w:drawing>
            </w:r>
          </w:p>
        </w:tc>
        <w:tc>
          <w:tcPr>
            <w:tcW w:w="6477" w:type="dxa"/>
            <w:tcBorders>
              <w:top w:val="single" w:sz="4" w:space="0" w:color="000000"/>
              <w:left w:val="single" w:sz="4" w:space="0" w:color="000000"/>
              <w:right w:val="single" w:sz="4" w:space="0" w:color="000000"/>
            </w:tcBorders>
          </w:tcPr>
          <w:p>
            <w:pPr>
              <w:pStyle w:val="TableContents"/>
              <w:suppressLineNumbers/>
              <w:spacing w:before="0" w:after="200"/>
              <w:rPr>
                <w:lang w:val="tr-TR" w:eastAsia="en-US" w:bidi="ar-SA"/>
              </w:rPr>
            </w:pPr>
            <w:r>
              <w:rPr>
                <w:lang w:val="tr-TR" w:eastAsia="en-US" w:bidi="ar-SA"/>
              </w:rPr>
              <w:drawing>
                <wp:anchor behindDoc="0" distT="0" distB="0" distL="0" distR="0" simplePos="0" locked="0" layoutInCell="1" allowOverlap="1" relativeHeight="26">
                  <wp:simplePos x="0" y="0"/>
                  <wp:positionH relativeFrom="column">
                    <wp:posOffset>372745</wp:posOffset>
                  </wp:positionH>
                  <wp:positionV relativeFrom="paragraph">
                    <wp:posOffset>90170</wp:posOffset>
                  </wp:positionV>
                  <wp:extent cx="3366770" cy="1132840"/>
                  <wp:effectExtent l="0" t="0" r="0" b="0"/>
                  <wp:wrapTopAndBottom/>
                  <wp:docPr id="39"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3" descr=""/>
                          <pic:cNvPicPr>
                            <a:picLocks noChangeAspect="1" noChangeArrowheads="1"/>
                          </pic:cNvPicPr>
                        </pic:nvPicPr>
                        <pic:blipFill>
                          <a:blip r:embed="rId42"/>
                          <a:stretch>
                            <a:fillRect/>
                          </a:stretch>
                        </pic:blipFill>
                        <pic:spPr bwMode="auto">
                          <a:xfrm>
                            <a:off x="0" y="0"/>
                            <a:ext cx="3366770" cy="1132840"/>
                          </a:xfrm>
                          <a:prstGeom prst="rect">
                            <a:avLst/>
                          </a:prstGeom>
                        </pic:spPr>
                      </pic:pic>
                    </a:graphicData>
                  </a:graphic>
                </wp:anchor>
              </w:drawing>
            </w:r>
          </w:p>
        </w:tc>
      </w:tr>
      <w:tr>
        <w:trPr/>
        <w:tc>
          <w:tcPr>
            <w:tcW w:w="9359" w:type="dxa"/>
            <w:gridSpan w:val="2"/>
            <w:tcBorders>
              <w:left w:val="single" w:sz="4" w:space="0" w:color="000000"/>
              <w:bottom w:val="single" w:sz="4" w:space="0" w:color="000000"/>
              <w:right w:val="single" w:sz="4" w:space="0" w:color="000000"/>
            </w:tcBorders>
          </w:tcPr>
          <w:p>
            <w:pPr>
              <w:pStyle w:val="TableContents"/>
              <w:suppressLineNumbers/>
              <w:spacing w:before="0" w:after="200"/>
              <w:rPr>
                <w:lang w:val="tr-TR" w:eastAsia="en-US" w:bidi="ar-SA"/>
              </w:rPr>
            </w:pPr>
            <w:r>
              <w:rPr>
                <w:lang w:val="tr-TR" w:eastAsia="en-US" w:bidi="ar-SA"/>
              </w:rPr>
              <w:drawing>
                <wp:anchor behindDoc="0" distT="0" distB="0" distL="0" distR="0" simplePos="0" locked="0" layoutInCell="1" allowOverlap="1" relativeHeight="42">
                  <wp:simplePos x="0" y="0"/>
                  <wp:positionH relativeFrom="column">
                    <wp:align>center</wp:align>
                  </wp:positionH>
                  <wp:positionV relativeFrom="paragraph">
                    <wp:posOffset>635</wp:posOffset>
                  </wp:positionV>
                  <wp:extent cx="3052445" cy="2725420"/>
                  <wp:effectExtent l="0" t="0" r="0" b="0"/>
                  <wp:wrapTopAndBottom/>
                  <wp:docPr id="40"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8" descr=""/>
                          <pic:cNvPicPr>
                            <a:picLocks noChangeAspect="1" noChangeArrowheads="1"/>
                          </pic:cNvPicPr>
                        </pic:nvPicPr>
                        <pic:blipFill>
                          <a:blip r:embed="rId43"/>
                          <a:stretch>
                            <a:fillRect/>
                          </a:stretch>
                        </pic:blipFill>
                        <pic:spPr bwMode="auto">
                          <a:xfrm>
                            <a:off x="0" y="0"/>
                            <a:ext cx="3052445" cy="2725420"/>
                          </a:xfrm>
                          <a:prstGeom prst="rect">
                            <a:avLst/>
                          </a:prstGeom>
                        </pic:spPr>
                      </pic:pic>
                    </a:graphicData>
                  </a:graphic>
                </wp:anchor>
              </w:drawing>
            </w:r>
          </w:p>
        </w:tc>
      </w:tr>
    </w:tbl>
    <w:p>
      <w:pPr>
        <w:pStyle w:val="ListParagraph"/>
        <w:widowControl/>
        <w:numPr>
          <w:ilvl w:val="0"/>
          <w:numId w:val="0"/>
        </w:numPr>
        <w:suppressAutoHyphens w:val="true"/>
        <w:bidi w:val="0"/>
        <w:spacing w:lineRule="auto" w:line="276" w:before="0" w:after="200"/>
        <w:ind w:left="0" w:right="0" w:hanging="0"/>
        <w:contextualSpacing/>
        <w:jc w:val="both"/>
        <w:rPr>
          <w:rFonts w:ascii="Arial" w:hAnsi="Arial" w:eastAsia="Arial" w:cs="Arial" w:asciiTheme="minorHAnsi" w:cstheme="minorBidi" w:eastAsiaTheme="minorHAnsi" w:hAnsiTheme="minorHAnsi"/>
          <w:b w:val="false"/>
          <w:b w:val="false"/>
          <w:bCs w:val="false"/>
          <w:color w:val="auto"/>
          <w:kern w:val="0"/>
          <w:sz w:val="22"/>
          <w:szCs w:val="22"/>
          <w:lang w:val="tr-TR" w:eastAsia="en-US" w:bidi="ar-SA"/>
        </w:rPr>
      </w:pPr>
      <w:r>
        <w:rPr>
          <w:rFonts w:eastAsia="Arial" w:cs="Arial" w:cstheme="minorBidi" w:eastAsiaTheme="minorHAnsi"/>
          <w:b w:val="false"/>
          <w:bCs w:val="false"/>
          <w:color w:val="auto"/>
          <w:kern w:val="0"/>
          <w:sz w:val="22"/>
          <w:szCs w:val="22"/>
          <w:lang w:val="tr-TR" w:eastAsia="en-US" w:bidi="ar-SA"/>
        </w:rPr>
      </w:r>
    </w:p>
    <w:p>
      <w:pPr>
        <w:pStyle w:val="ListParagraph"/>
        <w:widowControl/>
        <w:numPr>
          <w:ilvl w:val="0"/>
          <w:numId w:val="0"/>
        </w:numPr>
        <w:suppressAutoHyphens w:val="true"/>
        <w:bidi w:val="0"/>
        <w:spacing w:lineRule="auto" w:line="276" w:before="0" w:after="200"/>
        <w:ind w:left="0" w:right="0" w:hanging="0"/>
        <w:contextualSpacing/>
        <w:jc w:val="both"/>
        <w:rPr/>
      </w:pPr>
      <w:r>
        <w:rPr>
          <w:rFonts w:eastAsia="Arial" w:cs="Arial" w:cstheme="minorBidi" w:eastAsiaTheme="minorHAnsi"/>
          <w:b w:val="false"/>
          <w:bCs w:val="false"/>
          <w:color w:val="auto"/>
          <w:kern w:val="0"/>
          <w:sz w:val="22"/>
          <w:szCs w:val="22"/>
          <w:lang w:val="tr-TR" w:eastAsia="en-US" w:bidi="ar-SA"/>
        </w:rPr>
        <w:t xml:space="preserve">Sonuç olarak meydana gelen blok diyagramı aşağıdaki gibidir. </w:t>
      </w:r>
      <w:r>
        <w:rPr>
          <w:rFonts w:eastAsia="Arial" w:cs="Arial" w:cstheme="minorBidi" w:eastAsiaTheme="minorHAnsi"/>
          <w:b w:val="false"/>
          <w:bCs w:val="false"/>
          <w:color w:val="auto"/>
          <w:kern w:val="0"/>
          <w:sz w:val="22"/>
          <w:szCs w:val="22"/>
          <w:lang w:val="tr-TR" w:eastAsia="en-US" w:bidi="ar-SA"/>
        </w:rPr>
        <w:t xml:space="preserve">Kırmızı ile işaretli olanlar akışa yeni eklenen bloklardır. </w:t>
      </w:r>
      <w:r>
        <w:rPr>
          <w:rFonts w:eastAsia="Arial" w:cs="Arial" w:cstheme="minorBidi" w:eastAsiaTheme="minorHAnsi"/>
          <w:b w:val="false"/>
          <w:bCs w:val="false"/>
          <w:color w:val="auto"/>
          <w:kern w:val="0"/>
          <w:sz w:val="22"/>
          <w:szCs w:val="22"/>
          <w:lang w:val="tr-TR" w:eastAsia="en-US" w:bidi="ar-SA"/>
        </w:rPr>
        <w:t xml:space="preserve">Kanalın frekans ofseti ve gürültü değeri değiştirilerek çıktılar incelenebilir. </w:t>
      </w:r>
    </w:p>
    <w:p>
      <w:pPr>
        <w:pStyle w:val="ListParagraph"/>
        <w:widowControl/>
        <w:numPr>
          <w:ilvl w:val="0"/>
          <w:numId w:val="0"/>
        </w:numPr>
        <w:suppressAutoHyphens w:val="true"/>
        <w:bidi w:val="0"/>
        <w:spacing w:lineRule="auto" w:line="276" w:before="0" w:after="200"/>
        <w:ind w:left="0" w:right="0" w:hanging="0"/>
        <w:contextualSpacing/>
        <w:jc w:val="both"/>
        <w:rPr>
          <w:rFonts w:ascii="Arial" w:hAnsi="Arial" w:eastAsia="Arial" w:cs="Arial" w:asciiTheme="minorHAnsi" w:cstheme="minorBidi" w:eastAsiaTheme="minorHAnsi" w:hAnsiTheme="minorHAnsi"/>
          <w:b w:val="false"/>
          <w:b w:val="false"/>
          <w:bCs w:val="false"/>
          <w:color w:val="auto"/>
          <w:kern w:val="0"/>
          <w:sz w:val="22"/>
          <w:szCs w:val="22"/>
          <w:lang w:val="tr-TR" w:eastAsia="en-US" w:bidi="ar-SA"/>
        </w:rPr>
      </w:pPr>
      <w:r>
        <w:rPr>
          <w:rFonts w:eastAsia="Arial" w:cs="Arial" w:cstheme="minorBidi" w:eastAsiaTheme="minorHAnsi"/>
          <w:b w:val="false"/>
          <w:bCs w:val="false"/>
          <w:color w:val="auto"/>
          <w:kern w:val="0"/>
          <w:sz w:val="22"/>
          <w:szCs w:val="22"/>
          <w:lang w:val="tr-TR" w:eastAsia="en-US" w:bidi="ar-SA"/>
        </w:rPr>
        <w:drawing>
          <wp:anchor behindDoc="0" distT="0" distB="0" distL="0" distR="0" simplePos="0" locked="0" layoutInCell="1" allowOverlap="1" relativeHeight="41">
            <wp:simplePos x="0" y="0"/>
            <wp:positionH relativeFrom="column">
              <wp:align>center</wp:align>
            </wp:positionH>
            <wp:positionV relativeFrom="paragraph">
              <wp:posOffset>635</wp:posOffset>
            </wp:positionV>
            <wp:extent cx="5943600" cy="2822575"/>
            <wp:effectExtent l="0" t="0" r="0" b="0"/>
            <wp:wrapSquare wrapText="largest"/>
            <wp:docPr id="41"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4" descr=""/>
                    <pic:cNvPicPr>
                      <a:picLocks noChangeAspect="1" noChangeArrowheads="1"/>
                    </pic:cNvPicPr>
                  </pic:nvPicPr>
                  <pic:blipFill>
                    <a:blip r:embed="rId44"/>
                    <a:stretch>
                      <a:fillRect/>
                    </a:stretch>
                  </pic:blipFill>
                  <pic:spPr bwMode="auto">
                    <a:xfrm>
                      <a:off x="0" y="0"/>
                      <a:ext cx="5943600" cy="2822575"/>
                    </a:xfrm>
                    <a:prstGeom prst="rect">
                      <a:avLst/>
                    </a:prstGeom>
                  </pic:spPr>
                </pic:pic>
              </a:graphicData>
            </a:graphic>
          </wp:anchor>
        </w:drawing>
      </w:r>
    </w:p>
    <w:p>
      <w:pPr>
        <w:pStyle w:val="Normal"/>
        <w:spacing w:before="0" w:after="200"/>
        <w:jc w:val="center"/>
        <w:rPr>
          <w:lang w:val="tr-TR" w:eastAsia="en-US" w:bidi="ar-SA"/>
        </w:rPr>
      </w:pPr>
      <w:r>
        <w:rPr>
          <w:lang w:val="tr-TR" w:eastAsia="en-US" w:bidi="ar-SA"/>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5943600" cy="2795905"/>
            <wp:effectExtent l="0" t="0" r="0" b="0"/>
            <wp:wrapSquare wrapText="largest"/>
            <wp:docPr id="42"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6" descr=""/>
                    <pic:cNvPicPr>
                      <a:picLocks noChangeAspect="1" noChangeArrowheads="1"/>
                    </pic:cNvPicPr>
                  </pic:nvPicPr>
                  <pic:blipFill>
                    <a:blip r:embed="rId45"/>
                    <a:stretch>
                      <a:fillRect/>
                    </a:stretch>
                  </pic:blipFill>
                  <pic:spPr bwMode="auto">
                    <a:xfrm>
                      <a:off x="0" y="0"/>
                      <a:ext cx="5943600" cy="2795905"/>
                    </a:xfrm>
                    <a:prstGeom prst="rect">
                      <a:avLst/>
                    </a:prstGeom>
                  </pic:spPr>
                </pic:pic>
              </a:graphicData>
            </a:graphic>
          </wp:anchor>
        </w:drawing>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0" w:hanging="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hyphenationZone w:val="425"/>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200"/>
      <w:jc w:val="left"/>
    </w:pPr>
    <w:rPr>
      <w:rFonts w:ascii="Arial" w:hAnsi="Arial" w:eastAsia="Arial" w:cs="Arial" w:asciiTheme="minorHAnsi" w:cstheme="minorBidi" w:eastAsiaTheme="minorHAnsi" w:hAnsiTheme="minorHAnsi"/>
      <w:color w:val="auto"/>
      <w:kern w:val="0"/>
      <w:sz w:val="22"/>
      <w:szCs w:val="22"/>
      <w:lang w:val="en-US" w:eastAsia="en-US" w:bidi="ar-SA"/>
    </w:rPr>
  </w:style>
  <w:style w:type="paragraph" w:styleId="Heading1">
    <w:name w:val="Heading 1"/>
    <w:basedOn w:val="Normal"/>
    <w:uiPriority w:val="9"/>
    <w:qFormat/>
    <w:pPr>
      <w:keepNext w:val="true"/>
      <w:keepLines/>
      <w:spacing w:before="480" w:after="0"/>
      <w:outlineLvl w:val="0"/>
    </w:pPr>
    <w:rPr>
      <w:rFonts w:ascii="Arial" w:hAnsi="Arial" w:eastAsia="Arial" w:cs="Arial" w:asciiTheme="majorHAnsi" w:cstheme="majorBidi" w:eastAsiaTheme="majorEastAsia" w:hAnsiTheme="majorHAnsi"/>
      <w:b/>
      <w:bCs/>
      <w:color w:val="000000" w:themeColor="text1"/>
      <w:sz w:val="48"/>
      <w:szCs w:val="48"/>
    </w:rPr>
  </w:style>
  <w:style w:type="paragraph" w:styleId="Heading2">
    <w:name w:val="Heading 2"/>
    <w:basedOn w:val="Normal"/>
    <w:uiPriority w:val="9"/>
    <w:unhideWhenUsed/>
    <w:qFormat/>
    <w:pPr>
      <w:keepNext w:val="true"/>
      <w:keepLines/>
      <w:spacing w:before="200" w:after="0"/>
      <w:outlineLvl w:val="1"/>
    </w:pPr>
    <w:rPr>
      <w:rFonts w:ascii="Arial" w:hAnsi="Arial" w:eastAsia="Arial" w:cs="Arial" w:asciiTheme="majorHAnsi" w:cstheme="majorBidi" w:eastAsiaTheme="majorEastAsia" w:hAnsiTheme="majorHAnsi"/>
      <w:b/>
      <w:bCs/>
      <w:color w:val="000000" w:themeColor="text1"/>
      <w:sz w:val="40"/>
    </w:rPr>
  </w:style>
  <w:style w:type="paragraph" w:styleId="Heading3">
    <w:name w:val="Heading 3"/>
    <w:basedOn w:val="Normal"/>
    <w:uiPriority w:val="9"/>
    <w:unhideWhenUsed/>
    <w:qFormat/>
    <w:pPr>
      <w:keepNext w:val="true"/>
      <w:keepLines/>
      <w:spacing w:before="200" w:after="0"/>
      <w:outlineLvl w:val="2"/>
    </w:pPr>
    <w:rPr>
      <w:rFonts w:ascii="Arial" w:hAnsi="Arial" w:eastAsia="Arial" w:cs="Arial" w:asciiTheme="majorHAnsi" w:cstheme="majorBidi" w:eastAsiaTheme="majorEastAsia" w:hAnsiTheme="majorHAnsi"/>
      <w:b/>
      <w:bCs/>
      <w:i/>
      <w:iCs/>
      <w:color w:val="000000" w:themeColor="text1"/>
      <w:sz w:val="36"/>
      <w:szCs w:val="36"/>
    </w:rPr>
  </w:style>
  <w:style w:type="paragraph" w:styleId="Heading4">
    <w:name w:val="Heading 4"/>
    <w:basedOn w:val="Normal"/>
    <w:uiPriority w:val="9"/>
    <w:unhideWhenUsed/>
    <w:qFormat/>
    <w:pPr>
      <w:keepNext w:val="true"/>
      <w:keepLines/>
      <w:spacing w:before="200" w:after="0"/>
      <w:outlineLvl w:val="3"/>
    </w:pPr>
    <w:rPr>
      <w:rFonts w:ascii="Arial" w:hAnsi="Arial" w:eastAsia="Arial" w:cs="Arial" w:asciiTheme="majorHAnsi" w:cstheme="majorBidi" w:eastAsiaTheme="majorEastAsia" w:hAnsiTheme="majorHAnsi"/>
      <w:color w:val="232323"/>
      <w:sz w:val="32"/>
      <w:szCs w:val="32"/>
    </w:rPr>
  </w:style>
  <w:style w:type="paragraph" w:styleId="Heading5">
    <w:name w:val="Heading 5"/>
    <w:basedOn w:val="Normal"/>
    <w:uiPriority w:val="9"/>
    <w:unhideWhenUsed/>
    <w:qFormat/>
    <w:pPr>
      <w:keepNext w:val="true"/>
      <w:keepLines/>
      <w:spacing w:before="200" w:after="0"/>
      <w:outlineLvl w:val="4"/>
    </w:pPr>
    <w:rPr>
      <w:rFonts w:ascii="Arial" w:hAnsi="Arial" w:eastAsia="Arial" w:cs="Arial" w:asciiTheme="majorHAnsi" w:cstheme="majorBidi" w:eastAsiaTheme="majorEastAsia" w:hAnsiTheme="majorHAnsi"/>
      <w:b/>
      <w:bCs/>
      <w:color w:val="444444"/>
      <w:sz w:val="28"/>
      <w:szCs w:val="28"/>
    </w:rPr>
  </w:style>
  <w:style w:type="paragraph" w:styleId="Heading6">
    <w:name w:val="Heading 6"/>
    <w:basedOn w:val="Normal"/>
    <w:uiPriority w:val="9"/>
    <w:unhideWhenUsed/>
    <w:qFormat/>
    <w:pPr>
      <w:keepNext w:val="true"/>
      <w:keepLines/>
      <w:spacing w:before="200" w:after="0"/>
      <w:outlineLvl w:val="5"/>
    </w:pPr>
    <w:rPr>
      <w:rFonts w:ascii="Arial" w:hAnsi="Arial" w:eastAsia="Arial" w:cs="Arial" w:asciiTheme="majorHAnsi" w:cstheme="majorBidi" w:eastAsiaTheme="majorEastAsia" w:hAnsiTheme="majorHAnsi"/>
      <w:i/>
      <w:iCs/>
      <w:color w:val="232323"/>
      <w:sz w:val="28"/>
      <w:szCs w:val="28"/>
    </w:rPr>
  </w:style>
  <w:style w:type="paragraph" w:styleId="Heading7">
    <w:name w:val="Heading 7"/>
    <w:basedOn w:val="Normal"/>
    <w:uiPriority w:val="9"/>
    <w:unhideWhenUsed/>
    <w:qFormat/>
    <w:pPr>
      <w:keepNext w:val="true"/>
      <w:keepLines/>
      <w:spacing w:before="200" w:after="0"/>
      <w:outlineLvl w:val="6"/>
    </w:pPr>
    <w:rPr>
      <w:rFonts w:ascii="Arial" w:hAnsi="Arial" w:eastAsia="Arial" w:cs="Arial" w:asciiTheme="majorHAnsi" w:cstheme="majorBidi" w:eastAsiaTheme="majorEastAsia" w:hAnsiTheme="majorHAnsi"/>
      <w:b/>
      <w:bCs/>
      <w:color w:val="606060"/>
      <w:sz w:val="24"/>
      <w:szCs w:val="24"/>
    </w:rPr>
  </w:style>
  <w:style w:type="paragraph" w:styleId="Heading8">
    <w:name w:val="Heading 8"/>
    <w:basedOn w:val="Normal"/>
    <w:uiPriority w:val="9"/>
    <w:unhideWhenUsed/>
    <w:qFormat/>
    <w:pPr>
      <w:keepNext w:val="true"/>
      <w:keepLines/>
      <w:spacing w:before="200" w:after="0"/>
      <w:outlineLvl w:val="7"/>
    </w:pPr>
    <w:rPr>
      <w:rFonts w:ascii="Arial" w:hAnsi="Arial" w:eastAsia="Arial" w:cs="Arial" w:asciiTheme="majorHAnsi" w:cstheme="majorBidi" w:eastAsiaTheme="majorEastAsia" w:hAnsiTheme="majorHAnsi"/>
      <w:color w:val="444444"/>
      <w:sz w:val="24"/>
      <w:szCs w:val="24"/>
    </w:rPr>
  </w:style>
  <w:style w:type="paragraph" w:styleId="Heading9">
    <w:name w:val="Heading 9"/>
    <w:basedOn w:val="Normal"/>
    <w:uiPriority w:val="9"/>
    <w:unhideWhenUsed/>
    <w:qFormat/>
    <w:pPr>
      <w:keepNext w:val="true"/>
      <w:keepLines/>
      <w:spacing w:before="200" w:after="0"/>
      <w:outlineLvl w:val="8"/>
    </w:pPr>
    <w:rPr>
      <w:rFonts w:ascii="Arial" w:hAnsi="Arial" w:eastAsia="Arial" w:cs="Arial" w:asciiTheme="majorHAnsi" w:cstheme="majorBidi" w:eastAsiaTheme="majorEastAsia" w:hAnsiTheme="majorHAnsi"/>
      <w:i/>
      <w:iCs/>
      <w:color w:val="444444"/>
      <w:sz w:val="23"/>
      <w:szCs w:val="23"/>
    </w:rPr>
  </w:style>
  <w:style w:type="character" w:styleId="DefaultParagraphFont" w:default="1">
    <w:name w:val="Default Paragraph Font"/>
    <w:uiPriority w:val="1"/>
    <w:semiHidden/>
    <w:unhideWhenUsed/>
    <w:qFormat/>
    <w:rPr/>
  </w:style>
  <w:style w:type="character" w:styleId="FootnoteCharacters" w:customStyle="1">
    <w:name w:val="Footnote Characters"/>
    <w:uiPriority w:val="99"/>
    <w:unhideWhenUsed/>
    <w:qFormat/>
    <w:rPr>
      <w:vertAlign w:val="superscript"/>
    </w:rPr>
  </w:style>
  <w:style w:type="character" w:styleId="FootnoteAnchor" w:customStyle="1">
    <w:name w:val="Footnote Anchor"/>
    <w:rPr>
      <w:vertAlign w:val="superscript"/>
    </w:rPr>
  </w:style>
  <w:style w:type="character" w:styleId="EndnoteCharacters" w:customStyle="1">
    <w:name w:val="Endnote Characters"/>
    <w:uiPriority w:val="99"/>
    <w:semiHidden/>
    <w:unhideWhenUsed/>
    <w:qFormat/>
    <w:rPr>
      <w:vertAlign w:val="superscript"/>
    </w:rPr>
  </w:style>
  <w:style w:type="character" w:styleId="EndnoteAnchor" w:customStyle="1">
    <w:name w:val="Endnote Anchor"/>
    <w:rPr>
      <w:vertAlign w:val="superscript"/>
    </w:rPr>
  </w:style>
  <w:style w:type="character" w:styleId="Heading1Char" w:customStyle="1">
    <w:name w:val="Heading 1 Char"/>
    <w:uiPriority w:val="9"/>
    <w:qFormat/>
    <w:rPr>
      <w:rFonts w:ascii="Arial" w:hAnsi="Arial" w:eastAsia="Arial" w:cs="Arial"/>
      <w:sz w:val="40"/>
      <w:szCs w:val="40"/>
    </w:rPr>
  </w:style>
  <w:style w:type="character" w:styleId="Heading2Char" w:customStyle="1">
    <w:name w:val="Heading 2 Char"/>
    <w:uiPriority w:val="9"/>
    <w:qFormat/>
    <w:rPr>
      <w:rFonts w:ascii="Arial" w:hAnsi="Arial" w:eastAsia="Arial" w:cs="Arial"/>
      <w:sz w:val="34"/>
    </w:rPr>
  </w:style>
  <w:style w:type="character" w:styleId="Heading3Char" w:customStyle="1">
    <w:name w:val="Heading 3 Char"/>
    <w:uiPriority w:val="9"/>
    <w:qFormat/>
    <w:rPr>
      <w:rFonts w:ascii="Arial" w:hAnsi="Arial" w:eastAsia="Arial" w:cs="Arial"/>
      <w:sz w:val="30"/>
      <w:szCs w:val="30"/>
    </w:rPr>
  </w:style>
  <w:style w:type="character" w:styleId="Heading4Char" w:customStyle="1">
    <w:name w:val="Heading 4 Char"/>
    <w:uiPriority w:val="9"/>
    <w:qFormat/>
    <w:rPr>
      <w:rFonts w:ascii="Arial" w:hAnsi="Arial" w:eastAsia="Arial" w:cs="Arial"/>
      <w:b/>
      <w:bCs/>
      <w:sz w:val="26"/>
      <w:szCs w:val="26"/>
    </w:rPr>
  </w:style>
  <w:style w:type="character" w:styleId="Heading5Char" w:customStyle="1">
    <w:name w:val="Heading 5 Char"/>
    <w:uiPriority w:val="9"/>
    <w:qFormat/>
    <w:rPr>
      <w:rFonts w:ascii="Arial" w:hAnsi="Arial" w:eastAsia="Arial" w:cs="Arial"/>
      <w:b/>
      <w:bCs/>
      <w:sz w:val="24"/>
      <w:szCs w:val="24"/>
    </w:rPr>
  </w:style>
  <w:style w:type="character" w:styleId="Heading6Char" w:customStyle="1">
    <w:name w:val="Heading 6 Char"/>
    <w:uiPriority w:val="9"/>
    <w:qFormat/>
    <w:rPr>
      <w:rFonts w:ascii="Arial" w:hAnsi="Arial" w:eastAsia="Arial" w:cs="Arial"/>
      <w:b/>
      <w:bCs/>
      <w:sz w:val="22"/>
      <w:szCs w:val="22"/>
    </w:rPr>
  </w:style>
  <w:style w:type="character" w:styleId="Heading7Char" w:customStyle="1">
    <w:name w:val="Heading 7 Char"/>
    <w:uiPriority w:val="9"/>
    <w:qFormat/>
    <w:rPr>
      <w:rFonts w:ascii="Arial" w:hAnsi="Arial" w:eastAsia="Arial" w:cs="Arial"/>
      <w:b/>
      <w:bCs/>
      <w:i/>
      <w:iCs/>
      <w:sz w:val="22"/>
      <w:szCs w:val="22"/>
    </w:rPr>
  </w:style>
  <w:style w:type="character" w:styleId="Heading8Char" w:customStyle="1">
    <w:name w:val="Heading 8 Char"/>
    <w:uiPriority w:val="9"/>
    <w:qFormat/>
    <w:rPr>
      <w:rFonts w:ascii="Arial" w:hAnsi="Arial" w:eastAsia="Arial" w:cs="Arial"/>
      <w:i/>
      <w:iCs/>
      <w:sz w:val="22"/>
      <w:szCs w:val="22"/>
    </w:rPr>
  </w:style>
  <w:style w:type="character" w:styleId="Heading9Char" w:customStyle="1">
    <w:name w:val="Heading 9 Char"/>
    <w:uiPriority w:val="9"/>
    <w:qFormat/>
    <w:rPr>
      <w:rFonts w:ascii="Arial" w:hAnsi="Arial" w:eastAsia="Arial" w:cs="Arial"/>
      <w:i/>
      <w:iCs/>
      <w:sz w:val="21"/>
      <w:szCs w:val="21"/>
    </w:rPr>
  </w:style>
  <w:style w:type="character" w:styleId="TitleChar" w:customStyle="1">
    <w:name w:val="Title Char"/>
    <w:uiPriority w:val="10"/>
    <w:qFormat/>
    <w:rPr>
      <w:sz w:val="48"/>
      <w:szCs w:val="48"/>
    </w:rPr>
  </w:style>
  <w:style w:type="character" w:styleId="SubtitleChar" w:customStyle="1">
    <w:name w:val="Subtitle Char"/>
    <w:uiPriority w:val="11"/>
    <w:qFormat/>
    <w:rPr>
      <w:sz w:val="24"/>
      <w:szCs w:val="24"/>
    </w:rPr>
  </w:style>
  <w:style w:type="character" w:styleId="QuoteChar" w:customStyle="1">
    <w:name w:val="Quote Char"/>
    <w:uiPriority w:val="29"/>
    <w:qFormat/>
    <w:rPr>
      <w:i/>
    </w:rPr>
  </w:style>
  <w:style w:type="character" w:styleId="IntenseQuoteChar" w:customStyle="1">
    <w:name w:val="Intense Quote Char"/>
    <w:uiPriority w:val="30"/>
    <w:qFormat/>
    <w:rPr>
      <w:i/>
    </w:rPr>
  </w:style>
  <w:style w:type="character" w:styleId="HeaderChar" w:customStyle="1">
    <w:name w:val="Header Char"/>
    <w:uiPriority w:val="99"/>
    <w:qFormat/>
    <w:rPr/>
  </w:style>
  <w:style w:type="character" w:styleId="FooterChar" w:customStyle="1">
    <w:name w:val="Footer Char"/>
    <w:uiPriority w:val="99"/>
    <w:qFormat/>
    <w:rPr/>
  </w:style>
  <w:style w:type="character" w:styleId="CaptionChar" w:customStyle="1">
    <w:name w:val="Caption Char"/>
    <w:uiPriority w:val="99"/>
    <w:qFormat/>
    <w:rPr/>
  </w:style>
  <w:style w:type="character" w:styleId="InternetLink">
    <w:name w:val="Hyperlink"/>
    <w:uiPriority w:val="99"/>
    <w:unhideWhenUsed/>
    <w:rPr>
      <w:color w:val="0563C1" w:themeColor="hyperlink"/>
      <w:u w:val="single"/>
    </w:rPr>
  </w:style>
  <w:style w:type="character" w:styleId="FootnoteTextChar" w:customStyle="1">
    <w:name w:val="Footnote Text Char"/>
    <w:uiPriority w:val="99"/>
    <w:qFormat/>
    <w:rPr>
      <w:sz w:val="18"/>
    </w:rPr>
  </w:style>
  <w:style w:type="character" w:styleId="EndnoteTextChar" w:customStyle="1">
    <w:name w:val="Endnote Text Char"/>
    <w:uiPriority w:val="99"/>
    <w:qFormat/>
    <w:rPr>
      <w:sz w:val="20"/>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uiPriority w:val="35"/>
    <w:semiHidden/>
    <w:unhideWhenUsed/>
    <w:qFormat/>
    <w:pPr/>
    <w:rPr>
      <w:b/>
      <w:bCs/>
      <w:color w:val="5B9BD5" w:themeColor="accent1"/>
      <w:sz w:val="18"/>
      <w:szCs w:val="18"/>
    </w:rPr>
  </w:style>
  <w:style w:type="paragraph" w:styleId="Footnote">
    <w:name w:val="Footnote Text"/>
    <w:basedOn w:val="Normal"/>
    <w:uiPriority w:val="99"/>
    <w:semiHidden/>
    <w:unhideWhenUsed/>
    <w:pPr>
      <w:spacing w:lineRule="auto" w:line="240" w:before="0" w:after="40"/>
    </w:pPr>
    <w:rPr>
      <w:sz w:val="18"/>
    </w:rPr>
  </w:style>
  <w:style w:type="paragraph" w:styleId="Endnote">
    <w:name w:val="Endnote Text"/>
    <w:basedOn w:val="Normal"/>
    <w:uiPriority w:val="99"/>
    <w:semiHidden/>
    <w:unhideWhenUsed/>
    <w:pPr>
      <w:spacing w:lineRule="auto" w:line="240" w:before="0" w:after="0"/>
    </w:pPr>
    <w:rPr>
      <w:sz w:val="20"/>
    </w:rPr>
  </w:style>
  <w:style w:type="paragraph" w:styleId="Contents1">
    <w:name w:val="TOC 1"/>
    <w:basedOn w:val="Normal"/>
    <w:uiPriority w:val="39"/>
    <w:unhideWhenUsed/>
    <w:pPr>
      <w:spacing w:before="0" w:after="57"/>
    </w:pPr>
    <w:rPr/>
  </w:style>
  <w:style w:type="paragraph" w:styleId="Contents2">
    <w:name w:val="TOC 2"/>
    <w:basedOn w:val="Normal"/>
    <w:uiPriority w:val="39"/>
    <w:unhideWhenUsed/>
    <w:pPr>
      <w:spacing w:before="0" w:after="57"/>
      <w:ind w:left="283" w:hanging="0"/>
    </w:pPr>
    <w:rPr/>
  </w:style>
  <w:style w:type="paragraph" w:styleId="Contents3">
    <w:name w:val="TOC 3"/>
    <w:basedOn w:val="Normal"/>
    <w:uiPriority w:val="39"/>
    <w:unhideWhenUsed/>
    <w:pPr>
      <w:spacing w:before="0" w:after="57"/>
      <w:ind w:left="567" w:hanging="0"/>
    </w:pPr>
    <w:rPr/>
  </w:style>
  <w:style w:type="paragraph" w:styleId="Contents4">
    <w:name w:val="TOC 4"/>
    <w:basedOn w:val="Normal"/>
    <w:uiPriority w:val="39"/>
    <w:unhideWhenUsed/>
    <w:pPr>
      <w:spacing w:before="0" w:after="57"/>
      <w:ind w:left="850" w:hanging="0"/>
    </w:pPr>
    <w:rPr/>
  </w:style>
  <w:style w:type="paragraph" w:styleId="Contents5">
    <w:name w:val="TOC 5"/>
    <w:basedOn w:val="Normal"/>
    <w:uiPriority w:val="39"/>
    <w:unhideWhenUsed/>
    <w:pPr>
      <w:spacing w:before="0" w:after="57"/>
      <w:ind w:left="1134" w:hanging="0"/>
    </w:pPr>
    <w:rPr/>
  </w:style>
  <w:style w:type="paragraph" w:styleId="Contents6">
    <w:name w:val="TOC 6"/>
    <w:basedOn w:val="Normal"/>
    <w:uiPriority w:val="39"/>
    <w:unhideWhenUsed/>
    <w:pPr>
      <w:spacing w:before="0" w:after="57"/>
      <w:ind w:left="1417" w:hanging="0"/>
    </w:pPr>
    <w:rPr/>
  </w:style>
  <w:style w:type="paragraph" w:styleId="Contents7">
    <w:name w:val="TOC 7"/>
    <w:basedOn w:val="Normal"/>
    <w:uiPriority w:val="39"/>
    <w:unhideWhenUsed/>
    <w:pPr>
      <w:spacing w:before="0" w:after="57"/>
      <w:ind w:left="1701" w:hanging="0"/>
    </w:pPr>
    <w:rPr/>
  </w:style>
  <w:style w:type="paragraph" w:styleId="Contents8">
    <w:name w:val="TOC 8"/>
    <w:basedOn w:val="Normal"/>
    <w:uiPriority w:val="39"/>
    <w:unhideWhenUsed/>
    <w:pPr>
      <w:spacing w:before="0" w:after="57"/>
      <w:ind w:left="1984" w:hanging="0"/>
    </w:pPr>
    <w:rPr/>
  </w:style>
  <w:style w:type="paragraph" w:styleId="Contents9">
    <w:name w:val="TOC 9"/>
    <w:basedOn w:val="Normal"/>
    <w:uiPriority w:val="39"/>
    <w:unhideWhenUsed/>
    <w:pPr>
      <w:spacing w:before="0" w:after="57"/>
      <w:ind w:left="2268" w:hanging="0"/>
    </w:pPr>
    <w:rPr/>
  </w:style>
  <w:style w:type="paragraph" w:styleId="TOCHeading">
    <w:name w:val="TOC Heading"/>
    <w:uiPriority w:val="39"/>
    <w:unhideWhenUsed/>
    <w:qFormat/>
    <w:pPr>
      <w:widowControl/>
      <w:suppressAutoHyphens w:val="true"/>
      <w:bidi w:val="0"/>
      <w:spacing w:lineRule="auto" w:line="276" w:before="0" w:after="200"/>
      <w:jc w:val="left"/>
    </w:pPr>
    <w:rPr>
      <w:rFonts w:ascii="Arial" w:hAnsi="Arial" w:eastAsia="Arial" w:cs="Arial" w:asciiTheme="minorHAnsi" w:cstheme="minorBidi" w:eastAsiaTheme="minorHAnsi" w:hAnsiTheme="minorHAnsi"/>
      <w:color w:val="auto"/>
      <w:kern w:val="0"/>
      <w:sz w:val="22"/>
      <w:szCs w:val="22"/>
      <w:lang w:val="en-US" w:eastAsia="en-US" w:bidi="ar-SA"/>
    </w:rPr>
  </w:style>
  <w:style w:type="paragraph" w:styleId="Tableoffigures">
    <w:name w:val="table of figures"/>
    <w:basedOn w:val="Normal"/>
    <w:uiPriority w:val="99"/>
    <w:unhideWhenUsed/>
    <w:qFormat/>
    <w:pPr>
      <w:spacing w:before="0" w:after="0"/>
    </w:pPr>
    <w:rPr/>
  </w:style>
  <w:style w:type="paragraph" w:styleId="HeaderandFooter" w:customStyle="1">
    <w:name w:val="Header and Footer"/>
    <w:basedOn w:val="Normal"/>
    <w:qFormat/>
    <w:pPr/>
    <w:rPr/>
  </w:style>
  <w:style w:type="paragraph" w:styleId="Footer">
    <w:name w:val="Footer"/>
    <w:basedOn w:val="Normal"/>
    <w:uiPriority w:val="99"/>
    <w:unhideWhenUsed/>
    <w:pPr>
      <w:tabs>
        <w:tab w:val="clear" w:pos="720"/>
        <w:tab w:val="center" w:pos="4677" w:leader="none"/>
        <w:tab w:val="right" w:pos="9355" w:leader="none"/>
      </w:tabs>
      <w:spacing w:lineRule="auto" w:line="240" w:before="0" w:after="0"/>
    </w:pPr>
    <w:rPr/>
  </w:style>
  <w:style w:type="paragraph" w:styleId="Header">
    <w:name w:val="Header"/>
    <w:basedOn w:val="Normal"/>
    <w:uiPriority w:val="99"/>
    <w:unhideWhenUsed/>
    <w:pPr>
      <w:tabs>
        <w:tab w:val="clear" w:pos="720"/>
        <w:tab w:val="center" w:pos="4677" w:leader="none"/>
        <w:tab w:val="right" w:pos="9355" w:leader="none"/>
      </w:tabs>
      <w:spacing w:lineRule="auto" w:line="240" w:before="0" w:after="0"/>
    </w:pPr>
    <w:rPr/>
  </w:style>
  <w:style w:type="paragraph" w:styleId="NoSpacing">
    <w:name w:val="No Spacing"/>
    <w:uiPriority w:val="1"/>
    <w:qFormat/>
    <w:pPr>
      <w:widowControl/>
      <w:suppressAutoHyphens w:val="true"/>
      <w:bidi w:val="0"/>
      <w:spacing w:before="0" w:after="0"/>
      <w:jc w:val="left"/>
    </w:pPr>
    <w:rPr>
      <w:rFonts w:ascii="Arial" w:hAnsi="Arial" w:eastAsia="Arial" w:cs="Arial" w:asciiTheme="minorHAnsi" w:cstheme="minorBidi" w:eastAsiaTheme="minorHAnsi" w:hAnsiTheme="minorHAnsi"/>
      <w:color w:val="auto"/>
      <w:kern w:val="0"/>
      <w:sz w:val="22"/>
      <w:szCs w:val="22"/>
      <w:lang w:val="en-US" w:eastAsia="en-US" w:bidi="ar-SA"/>
    </w:rPr>
  </w:style>
  <w:style w:type="paragraph" w:styleId="Quote">
    <w:name w:val="Quote"/>
    <w:basedOn w:val="Normal"/>
    <w:uiPriority w:val="29"/>
    <w:qFormat/>
    <w:pPr>
      <w:ind w:left="4536" w:hanging="0"/>
      <w:jc w:val="both"/>
    </w:pPr>
    <w:rPr>
      <w:i/>
      <w:iCs/>
      <w:color w:val="373737"/>
      <w:sz w:val="18"/>
      <w:szCs w:val="18"/>
    </w:rPr>
  </w:style>
  <w:style w:type="paragraph" w:styleId="Subtitle">
    <w:name w:val="Subtitle"/>
    <w:basedOn w:val="Normal"/>
    <w:uiPriority w:val="11"/>
    <w:qFormat/>
    <w:pPr>
      <w:spacing w:lineRule="auto" w:line="240"/>
      <w:outlineLvl w:val="0"/>
    </w:pPr>
    <w:rPr>
      <w:rFonts w:ascii="Arial" w:hAnsi="Arial" w:eastAsia="Arial" w:cs="Arial" w:asciiTheme="majorHAnsi" w:cstheme="majorBidi" w:eastAsiaTheme="majorEastAsia" w:hAnsiTheme="majorHAnsi"/>
      <w:i/>
      <w:iCs/>
      <w:color w:val="444444"/>
      <w:sz w:val="52"/>
      <w:szCs w:val="52"/>
    </w:rPr>
  </w:style>
  <w:style w:type="paragraph" w:styleId="IntenseQuote">
    <w:name w:val="Intense Quote"/>
    <w:basedOn w:val="Normal"/>
    <w:uiPriority w:val="30"/>
    <w:qFormat/>
    <w:pPr>
      <w:pBdr>
        <w:top w:val="single" w:sz="4" w:space="1" w:color="808080"/>
        <w:left w:val="single" w:sz="4" w:space="4" w:color="808080"/>
        <w:bottom w:val="single" w:sz="4" w:space="1" w:color="808080"/>
        <w:right w:val="single" w:sz="4" w:space="4" w:color="808080"/>
      </w:pBdr>
      <w:shd w:val="clear" w:color="auto" w:fill="EEEEEE"/>
      <w:ind w:left="567" w:right="567" w:hanging="0"/>
      <w:jc w:val="both"/>
    </w:pPr>
    <w:rPr>
      <w:b/>
      <w:bCs/>
      <w:i/>
      <w:iCs/>
      <w:color w:val="464646"/>
      <w:sz w:val="19"/>
      <w:szCs w:val="19"/>
    </w:rPr>
  </w:style>
  <w:style w:type="paragraph" w:styleId="Title">
    <w:name w:val="Title"/>
    <w:basedOn w:val="Normal"/>
    <w:uiPriority w:val="10"/>
    <w:qFormat/>
    <w:pPr>
      <w:pBdr>
        <w:bottom w:val="single" w:sz="24" w:space="0" w:color="000000"/>
      </w:pBdr>
      <w:spacing w:lineRule="auto" w:line="240" w:before="300" w:after="80"/>
      <w:contextualSpacing/>
      <w:outlineLvl w:val="0"/>
    </w:pPr>
    <w:rPr>
      <w:rFonts w:ascii="Arial" w:hAnsi="Arial" w:eastAsia="Arial" w:cs="Arial" w:asciiTheme="majorHAnsi" w:cstheme="majorBidi" w:eastAsiaTheme="majorEastAsia" w:hAnsiTheme="majorHAnsi"/>
      <w:b/>
      <w:bCs/>
      <w:color w:val="000000" w:themeColor="text1"/>
      <w:sz w:val="72"/>
      <w:szCs w:val="72"/>
    </w:rPr>
  </w:style>
  <w:style w:type="paragraph" w:styleId="ListParagraph">
    <w:name w:val="List Paragraph"/>
    <w:basedOn w:val="Normal"/>
    <w:uiPriority w:val="34"/>
    <w:qFormat/>
    <w:pPr>
      <w:spacing w:before="0" w:after="200"/>
      <w:ind w:left="720" w:hanging="0"/>
      <w:contextualSpacing/>
    </w:pPr>
    <w:rPr/>
  </w:style>
  <w:style w:type="paragraph" w:styleId="TableContents" w:customStyle="1">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table" w:styleId="TabloKlavuzu">
    <w:name w:val="Table Grid"/>
    <w:uiPriority w:val="59"/>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table" w:customStyle="1" w:styleId="TableGridLight">
    <w:name w:val="Table Grid Light"/>
    <w:uiPriority w:val="59"/>
    <w:tblPr>
      <w:tblInd w:w="0" w:type="dxa"/>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CellMar>
        <w:top w:w="0" w:type="dxa"/>
        <w:left w:w="108" w:type="dxa"/>
        <w:bottom w:w="0" w:type="dxa"/>
        <w:right w:w="108" w:type="dxa"/>
      </w:tblCellMar>
    </w:tblPr>
  </w:style>
  <w:style w:type="table" w:styleId="DzTablo1">
    <w:name w:val="Plain Table 1"/>
    <w:uiPriority w:val="59"/>
    <w:tblPr>
      <w:tblInd w:w="0" w:type="dxa"/>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CellMar>
        <w:top w:w="0" w:type="dxa"/>
        <w:left w:w="108" w:type="dxa"/>
        <w:bottom w:w="0" w:type="dxa"/>
        <w:right w:w="108" w:type="dxa"/>
      </w:tblCellMar>
    </w:tblPr>
    <w:tblStylePr w:type="firstRow">
      <w:rPr>
        <w:b/>
        <w:color w:val="404040"/>
        <w:sz w:val="22"/>
      </w:rPr>
      <w:tblPr/>
    </w:tblStylePr>
    <w:tblStylePr w:type="lastRow">
      <w:rPr>
        <w:b/>
        <w:color w:val="404040"/>
        <w:sz w:val="22"/>
      </w:rPr>
      <w:tblPr/>
    </w:tblStylePr>
    <w:tblStylePr w:type="firstCol">
      <w:rPr>
        <w:b/>
        <w:color w:val="404040"/>
        <w:sz w:val="22"/>
      </w:rPr>
      <w:tblPr/>
    </w:tblStylePr>
    <w:tblStylePr w:type="lastCol">
      <w:rPr>
        <w:b/>
        <w:color w:val="404040"/>
        <w:sz w:val="22"/>
      </w:rPr>
      <w:tblPr/>
    </w:tblStylePr>
    <w:tblStylePr w:type="band1Vert">
      <w:tblPr/>
      <w:tcPr>
        <w:shd w:val="clear" w:color="F2F2F2" w:fill="auto"/>
      </w:tcPr>
    </w:tblStylePr>
    <w:tblStylePr w:type="band1Horz">
      <w:tblPr/>
      <w:tcPr>
        <w:shd w:val="clear" w:color="F2F2F2" w:fill="auto"/>
      </w:tcPr>
    </w:tblStylePr>
  </w:style>
  <w:style w:type="table" w:styleId="DzTablo2">
    <w:name w:val="Plain Table 2"/>
    <w:uiPriority w:val="59"/>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top w:w="0" w:type="dxa"/>
        <w:left w:w="108" w:type="dxa"/>
        <w:bottom w:w="0" w:type="dxa"/>
        <w:right w:w="108" w:type="dxa"/>
      </w:tblCellMar>
    </w:tblPr>
    <w:tblStylePr w:type="firstRow">
      <w:rPr>
        <w:b/>
        <w:color w:val="404040"/>
        <w:sz w:val="22"/>
      </w:rPr>
      <w:tblPr/>
      <w:tcPr>
        <w:tcBorders>
          <w:top w:val="single" w:color="000000" w:themeColor="text1" w:sz="4" w:space="0"/>
          <w:bottom w:val="single" w:color="000000" w:themeColor="text1" w:sz="4" w:space="0"/>
        </w:tcBorders>
      </w:tcPr>
    </w:tblStylePr>
    <w:tblStylePr w:type="lastRow">
      <w:rPr>
        <w:b/>
        <w:color w:val="404040"/>
        <w:sz w:val="22"/>
      </w:rPr>
      <w:tblPr/>
    </w:tblStylePr>
    <w:tblStylePr w:type="firstCol">
      <w:rPr>
        <w:b/>
        <w:color w:val="404040"/>
        <w:sz w:val="22"/>
      </w:rPr>
      <w:tblPr/>
    </w:tblStylePr>
    <w:tblStylePr w:type="lastCol">
      <w:rPr>
        <w:b/>
        <w:color w:val="404040"/>
        <w:sz w:val="22"/>
      </w:rPr>
      <w:tblPr/>
    </w:tblStylePr>
    <w:tblStylePr w:type="band1Vert">
      <w:tblPr/>
      <w:tcPr>
        <w:tcBorders>
          <w:left w:val="single" w:color="000000" w:themeColor="text1" w:sz="4" w:space="0"/>
          <w:right w:val="single" w:color="000000" w:themeColor="text1" w:sz="4" w:space="0"/>
        </w:tcBorders>
      </w:tcPr>
    </w:tblStylePr>
    <w:tblStylePr w:type="band2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tcBorders>
      </w:tcPr>
    </w:tblStylePr>
  </w:style>
  <w:style w:type="table" w:styleId="DzTablo3">
    <w:name w:val="Plain Table 3"/>
    <w:uiPriority w:val="99"/>
    <w:tblPr>
      <w:tblStyleRowBandSize w:val="1"/>
      <w:tblStyleColBandSize w:val="1"/>
      <w:tblInd w:w="0" w:type="dxa"/>
      <w:tblCellMar>
        <w:top w:w="0" w:type="dxa"/>
        <w:left w:w="0" w:type="dxa"/>
        <w:bottom w:w="0" w:type="dxa"/>
        <w:right w:w="0" w:type="dxa"/>
      </w:tblCellMar>
    </w:tblPr>
    <w:tblStylePr w:type="firstRow">
      <w:rPr>
        <w:b/>
        <w:caps/>
        <w:color w:val="404040"/>
      </w:rPr>
      <w:tblPr/>
      <w:tcPr>
        <w:tcBorders>
          <w:top w:val="none" w:color="000000" w:sz="4" w:space="0"/>
          <w:left w:val="none" w:color="000000" w:sz="4" w:space="0"/>
          <w:bottom w:val="single" w:color="404040" w:sz="4" w:space="0"/>
          <w:right w:val="none" w:color="000000" w:sz="4" w:space="0"/>
        </w:tcBorders>
      </w:tcPr>
    </w:tblStylePr>
    <w:tblStylePr w:type="lastRow">
      <w:rPr>
        <w:b/>
        <w:caps/>
        <w:color w:val="404040"/>
      </w:rPr>
      <w:tblPr/>
    </w:tblStylePr>
    <w:tblStylePr w:type="firstCol">
      <w:rPr>
        <w:b/>
        <w:caps/>
        <w:color w:val="404040"/>
      </w:rPr>
      <w:tblPr/>
      <w:tcPr>
        <w:tcBorders>
          <w:top w:val="none" w:color="000000" w:sz="4" w:space="0"/>
          <w:left w:val="none" w:color="000000" w:sz="4" w:space="0"/>
          <w:bottom w:val="none" w:color="000000" w:sz="4" w:space="0"/>
          <w:right w:val="single" w:color="404040" w:sz="4" w:space="0"/>
        </w:tcBorders>
      </w:tcPr>
    </w:tblStylePr>
    <w:tblStylePr w:type="lastCol">
      <w:rPr>
        <w:b/>
        <w:caps/>
        <w:color w:val="404040"/>
      </w:rPr>
      <w:tblPr/>
    </w:tblStylePr>
    <w:tblStylePr w:type="band1Vert">
      <w:rPr>
        <w:color w:val="404040"/>
        <w:sz w:val="22"/>
      </w:rPr>
      <w:tblPr/>
      <w:tcPr>
        <w:shd w:val="clear" w:color="F2F2F2" w:fill="auto"/>
      </w:tcPr>
    </w:tblStylePr>
    <w:tblStylePr w:type="band1Horz">
      <w:rPr>
        <w:color w:val="404040"/>
        <w:sz w:val="22"/>
      </w:rPr>
      <w:tblPr/>
      <w:tcPr>
        <w:shd w:val="clear" w:color="F2F2F2" w:fill="auto"/>
      </w:tcPr>
    </w:tblStylePr>
  </w:style>
  <w:style w:type="table" w:styleId="DzTablo4">
    <w:name w:val="Plain Table 4"/>
    <w:uiPriority w:val="99"/>
    <w:tblPr>
      <w:tblStyleRowBandSize w:val="1"/>
      <w:tblStyleColBandSize w:val="1"/>
      <w:tblInd w:w="0" w:type="dxa"/>
      <w:tblCellMar>
        <w:top w:w="0" w:type="dxa"/>
        <w:left w:w="0" w:type="dxa"/>
        <w:bottom w:w="0" w:type="dxa"/>
        <w:right w:w="0" w:type="dxa"/>
      </w:tblCellMar>
    </w:tblPr>
    <w:tblStylePr w:type="firstRow">
      <w:rPr>
        <w:b/>
        <w:color w:val="404040"/>
      </w:rPr>
      <w:tbl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shd w:val="clear" w:color="F2F2F2" w:fill="auto"/>
      </w:tcPr>
    </w:tblStylePr>
    <w:tblStylePr w:type="band1Horz">
      <w:rPr>
        <w:color w:val="404040"/>
        <w:sz w:val="22"/>
      </w:rPr>
      <w:tblPr/>
      <w:tcPr>
        <w:shd w:val="clear" w:color="F2F2F2" w:fill="auto"/>
      </w:tcPr>
    </w:tblStylePr>
  </w:style>
  <w:style w:type="table" w:styleId="DzTablo5">
    <w:name w:val="Plain Table 5"/>
    <w:uiPriority w:val="99"/>
    <w:tblPr>
      <w:tblStyleRowBandSize w:val="1"/>
      <w:tblStyleColBandSize w:val="1"/>
      <w:tblInd w:w="0" w:type="dxa"/>
      <w:tblCellMar>
        <w:top w:w="0" w:type="dxa"/>
        <w:left w:w="0" w:type="dxa"/>
        <w:bottom w:w="0" w:type="dxa"/>
        <w:right w:w="0" w:type="dxa"/>
      </w:tblCellMar>
    </w:tblPr>
    <w:tblStylePr w:type="firstRow">
      <w:rPr>
        <w:i/>
        <w:color w:val="404040"/>
      </w:rPr>
      <w:tblPr/>
      <w:tcPr>
        <w:tcBorders>
          <w:left w:val="none" w:color="000000" w:sz="4" w:space="0"/>
          <w:bottom w:val="single" w:color="404040" w:sz="4" w:space="0"/>
          <w:right w:val="none" w:color="000000" w:sz="4" w:space="0"/>
        </w:tcBorders>
        <w:shd w:val="clear" w:color="FFFFFF" w:fill="auto"/>
      </w:tcPr>
    </w:tblStylePr>
    <w:tblStylePr w:type="lastRow">
      <w:rPr>
        <w:i/>
        <w:color w:val="404040"/>
      </w:rPr>
      <w:tblPr/>
      <w:tcPr>
        <w:tcBorders>
          <w:top w:val="single" w:color="404040" w:sz="4" w:space="0"/>
          <w:left w:val="none" w:color="000000" w:sz="4" w:space="0"/>
          <w:right w:val="none" w:color="000000" w:sz="4" w:space="0"/>
        </w:tcBorders>
        <w:shd w:val="clear" w:color="FFFFFF" w:fill="auto"/>
      </w:tcPr>
    </w:tblStylePr>
    <w:tblStylePr w:type="firstCol">
      <w:pPr>
        <w:jc w:val="right"/>
      </w:pPr>
      <w:rPr>
        <w:i/>
        <w:color w:val="404040"/>
      </w:rPr>
      <w:tblPr/>
      <w:tcPr>
        <w:tcBorders>
          <w:right w:val="single" w:color="404040" w:sz="4" w:space="0"/>
        </w:tcBorders>
        <w:shd w:val="clear" w:color="FFFFFF" w:fill="auto"/>
      </w:tcPr>
    </w:tblStylePr>
    <w:tblStylePr w:type="lastCol">
      <w:rPr>
        <w:i/>
        <w:color w:val="404040"/>
      </w:rPr>
      <w:tblPr/>
      <w:tcPr>
        <w:tcBorders>
          <w:left w:val="single" w:color="404040" w:sz="4" w:space="0"/>
        </w:tcBorders>
        <w:shd w:val="clear" w:color="FFFFFF" w:fill="auto"/>
      </w:tcPr>
    </w:tblStylePr>
    <w:tblStylePr w:type="band1Vert">
      <w:rPr>
        <w:color w:val="404040"/>
        <w:sz w:val="22"/>
      </w:rPr>
      <w:tblPr/>
      <w:tcPr>
        <w:shd w:val="clear" w:color="F2F2F2" w:fill="auto"/>
      </w:tcPr>
    </w:tblStylePr>
    <w:tblStylePr w:type="band1Horz">
      <w:rPr>
        <w:color w:val="404040"/>
        <w:sz w:val="22"/>
      </w:rPr>
      <w:tblPr/>
      <w:tcPr>
        <w:shd w:val="clear" w:color="F2F2F2" w:fill="auto"/>
      </w:tcPr>
    </w:tblStylePr>
  </w:style>
  <w:style w:type="table" w:styleId="KlavuzTablo1Ak">
    <w:name w:val="Grid Table 1 Light"/>
    <w:uiPriority w:val="99"/>
    <w:tblPr>
      <w:tblStyleRowBandSize w:val="1"/>
      <w:tblStyleColBandSize w:val="1"/>
      <w:tblInd w:w="0" w:type="dxa"/>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CellMar>
        <w:top w:w="0" w:type="dxa"/>
        <w:left w:w="0" w:type="dxa"/>
        <w:bottom w:w="0" w:type="dxa"/>
        <w:right w:w="0" w:type="dxa"/>
      </w:tblCellMar>
    </w:tblPr>
    <w:tblStylePr w:type="firstRow">
      <w:rPr>
        <w:b/>
        <w:color w:val="404040"/>
      </w:rPr>
      <w:tblPr/>
      <w:tcPr>
        <w:tcBorders>
          <w:bottom w:val="single" w:color="6A6A6A" w:themeColor="text1"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Horz">
      <w:rPr>
        <w:color w:val="404040"/>
        <w:sz w:val="22"/>
      </w:rPr>
      <w:tblPr/>
      <w:tcPr>
        <w:tcBorders>
          <w:top w:val="single" w:color="989898" w:themeColor="text1" w:sz="4" w:space="0"/>
          <w:left w:val="single" w:color="989898" w:themeColor="text1" w:sz="4" w:space="0"/>
          <w:bottom w:val="single" w:color="989898" w:themeColor="text1" w:sz="4" w:space="0"/>
          <w:right w:val="single" w:color="989898" w:themeColor="text1" w:sz="4" w:space="0"/>
        </w:tcBorders>
      </w:tcPr>
    </w:tblStylePr>
  </w:style>
  <w:style w:type="table" w:customStyle="1" w:styleId="GridTable1Light-Accent1">
    <w:name w:val="Grid Table 1 Light - Accent 1"/>
    <w:uiPriority w:val="99"/>
    <w:tblPr>
      <w:tblStyleRowBandSize w:val="1"/>
      <w:tblStyleColBandSize w:val="1"/>
      <w:tblInd w:w="0" w:type="dxa"/>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CellMar>
        <w:top w:w="0" w:type="dxa"/>
        <w:left w:w="0" w:type="dxa"/>
        <w:bottom w:w="0" w:type="dxa"/>
        <w:right w:w="0" w:type="dxa"/>
      </w:tblCellMar>
    </w:tblPr>
    <w:tblStylePr w:type="firstRow">
      <w:rPr>
        <w:b/>
        <w:color w:val="404040"/>
      </w:rPr>
      <w:tblPr/>
      <w:tcPr>
        <w:tcBorders>
          <w:bottom w:val="single" w:color="9EC4E6" w:themeColor="accent1"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Horz">
      <w:rPr>
        <w:color w:val="404040"/>
        <w:sz w:val="22"/>
      </w:rPr>
      <w:tblPr/>
      <w:tcPr>
        <w:tcBorders>
          <w:top w:val="single" w:color="BCD6EE" w:themeColor="accent1" w:sz="4" w:space="0"/>
          <w:left w:val="single" w:color="BCD6EE" w:themeColor="accent1" w:sz="4" w:space="0"/>
          <w:bottom w:val="single" w:color="BCD6EE" w:themeColor="accent1" w:sz="4" w:space="0"/>
          <w:right w:val="single" w:color="BCD6EE" w:themeColor="accent1" w:sz="4" w:space="0"/>
        </w:tcBorders>
      </w:tcPr>
    </w:tblStylePr>
  </w:style>
  <w:style w:type="table" w:customStyle="1" w:styleId="GridTable1Light-Accent2">
    <w:name w:val="Grid Table 1 Light - Accent 2"/>
    <w:uiPriority w:val="99"/>
    <w:tblPr>
      <w:tblStyleRowBandSize w:val="1"/>
      <w:tblStyleColBandSize w:val="1"/>
      <w:tblInd w:w="0" w:type="dxa"/>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CellMar>
        <w:top w:w="0" w:type="dxa"/>
        <w:left w:w="0" w:type="dxa"/>
        <w:bottom w:w="0" w:type="dxa"/>
        <w:right w:w="0" w:type="dxa"/>
      </w:tblCellMar>
    </w:tblPr>
    <w:tblStylePr w:type="firstRow">
      <w:rPr>
        <w:b/>
        <w:color w:val="404040"/>
      </w:rPr>
      <w:tblPr/>
      <w:tcPr>
        <w:tcBorders>
          <w:bottom w:val="single" w:color="F4B286" w:themeColor="accent2"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Horz">
      <w:rPr>
        <w:color w:val="404040"/>
        <w:sz w:val="22"/>
      </w:rPr>
      <w:tbl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style>
  <w:style w:type="table" w:customStyle="1" w:styleId="GridTable1Light-Accent3">
    <w:name w:val="Grid Table 1 Light - Accent 3"/>
    <w:uiPriority w:val="99"/>
    <w:tblPr>
      <w:tblStyleRowBandSize w:val="1"/>
      <w:tblStyleColBandSize w:val="1"/>
      <w:tblInd w:w="0" w:type="dxa"/>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CellMar>
        <w:top w:w="0" w:type="dxa"/>
        <w:left w:w="0" w:type="dxa"/>
        <w:bottom w:w="0" w:type="dxa"/>
        <w:right w:w="0" w:type="dxa"/>
      </w:tblCellMar>
    </w:tblPr>
    <w:tblStylePr w:type="firstRow">
      <w:rPr>
        <w:b/>
        <w:color w:val="404040"/>
      </w:rPr>
      <w:tblPr/>
      <w:tcPr>
        <w:tcBorders>
          <w:bottom w:val="single" w:color="CACACA" w:themeColor="accent3"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Horz">
      <w:rPr>
        <w:color w:val="404040"/>
        <w:sz w:val="22"/>
      </w:rPr>
      <w:tbl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style>
  <w:style w:type="table" w:customStyle="1" w:styleId="GridTable1Light-Accent4">
    <w:name w:val="Grid Table 1 Light - Accent 4"/>
    <w:uiPriority w:val="99"/>
    <w:tblPr>
      <w:tblStyleRowBandSize w:val="1"/>
      <w:tblStyleColBandSize w:val="1"/>
      <w:tblInd w:w="0" w:type="dxa"/>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CellMar>
        <w:top w:w="0" w:type="dxa"/>
        <w:left w:w="0" w:type="dxa"/>
        <w:bottom w:w="0" w:type="dxa"/>
        <w:right w:w="0" w:type="dxa"/>
      </w:tblCellMar>
    </w:tblPr>
    <w:tblStylePr w:type="firstRow">
      <w:rPr>
        <w:b/>
        <w:color w:val="404040"/>
      </w:rPr>
      <w:tblPr/>
      <w:tcPr>
        <w:tcBorders>
          <w:bottom w:val="single" w:color="FFDA6A" w:themeColor="accent4"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Horz">
      <w:rPr>
        <w:color w:val="404040"/>
        <w:sz w:val="22"/>
      </w:rPr>
      <w:tbl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style>
  <w:style w:type="table" w:customStyle="1" w:styleId="GridTable1Light-Accent5">
    <w:name w:val="Grid Table 1 Light - Accent 5"/>
    <w:uiPriority w:val="99"/>
    <w:tblPr>
      <w:tblStyleRowBandSize w:val="1"/>
      <w:tblStyleColBandSize w:val="1"/>
      <w:tblInd w:w="0" w:type="dxa"/>
      <w:tbl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insideH w:val="single" w:color="B3C5E7" w:themeColor="accent5" w:themeTint="67" w:sz="4" w:space="0"/>
        <w:insideV w:val="single" w:color="B3C5E7" w:themeColor="accent5" w:themeTint="67" w:sz="4" w:space="0"/>
      </w:tblBorders>
      <w:tblCellMar>
        <w:top w:w="0" w:type="dxa"/>
        <w:left w:w="0" w:type="dxa"/>
        <w:bottom w:w="0" w:type="dxa"/>
        <w:right w:w="0" w:type="dxa"/>
      </w:tblCellMar>
    </w:tblPr>
    <w:tblStylePr w:type="firstRow">
      <w:rPr>
        <w:b/>
        <w:color w:val="404040"/>
      </w:rPr>
      <w:tblPr/>
      <w:tcPr>
        <w:tcBorders>
          <w:bottom w:val="single" w:color="91ACDC" w:themeColor="accent5"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Horz">
      <w:rPr>
        <w:color w:val="404040"/>
        <w:sz w:val="22"/>
      </w:rPr>
      <w:tblPr/>
      <w:tcPr>
        <w:tcBorders>
          <w:top w:val="single" w:color="B3C5E7" w:themeColor="accent5" w:sz="4" w:space="0"/>
          <w:left w:val="single" w:color="B3C5E7" w:themeColor="accent5" w:sz="4" w:space="0"/>
          <w:bottom w:val="single" w:color="B3C5E7" w:themeColor="accent5" w:sz="4" w:space="0"/>
          <w:right w:val="single" w:color="B3C5E7" w:themeColor="accent5" w:sz="4" w:space="0"/>
        </w:tcBorders>
      </w:tcPr>
    </w:tblStylePr>
  </w:style>
  <w:style w:type="table" w:customStyle="1" w:styleId="GridTable1Light-Accent6">
    <w:name w:val="Grid Table 1 Light - Accent 6"/>
    <w:uiPriority w:val="99"/>
    <w:tblPr>
      <w:tblStyleRowBandSize w:val="1"/>
      <w:tblStyleColBandSize w:val="1"/>
      <w:tblInd w:w="0" w:type="dxa"/>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CellMar>
        <w:top w:w="0" w:type="dxa"/>
        <w:left w:w="0" w:type="dxa"/>
        <w:bottom w:w="0" w:type="dxa"/>
        <w:right w:w="0" w:type="dxa"/>
      </w:tblCellMar>
    </w:tblPr>
    <w:tblStylePr w:type="firstRow">
      <w:rPr>
        <w:b/>
        <w:color w:val="404040"/>
      </w:rPr>
      <w:tblPr/>
      <w:tcPr>
        <w:tcBorders>
          <w:bottom w:val="single" w:color="AAD190" w:themeColor="accent6"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Horz">
      <w:rPr>
        <w:color w:val="404040"/>
        <w:sz w:val="22"/>
      </w:rPr>
      <w:tbl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style>
  <w:style w:type="table" w:styleId="KlavuzTablo2">
    <w:name w:val="Grid Table 2"/>
    <w:uiPriority w:val="99"/>
    <w:tblPr>
      <w:tblStyleRowBandSize w:val="1"/>
      <w:tblStyleColBandSize w:val="1"/>
      <w:tblInd w:w="0" w:type="dxa"/>
      <w:tblBorders>
        <w:bottom w:val="single" w:color="6A6A6A" w:themeColor="text1" w:themeTint="95" w:sz="4" w:space="0"/>
        <w:insideH w:val="single" w:color="6A6A6A" w:themeColor="text1" w:themeTint="95" w:sz="4" w:space="0"/>
        <w:insideV w:val="single" w:color="6A6A6A" w:themeColor="text1" w:themeTint="95"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6A6A6A" w:themeColor="text1" w:sz="12" w:space="0"/>
          <w:right w:val="none" w:color="000000" w:sz="4" w:space="0"/>
        </w:tcBorders>
        <w:shd w:val="clear" w:color="FFFFFF" w:fill="auto"/>
      </w:tcPr>
    </w:tblStylePr>
    <w:tblStylePr w:type="lastRow">
      <w:rPr>
        <w:b/>
        <w:color w:val="404040"/>
      </w:rPr>
      <w:tblPr/>
      <w:tcPr>
        <w:tcBorders>
          <w:top w:val="single" w:color="6A6A6A" w:themeColor="text1" w:sz="4" w:space="0"/>
          <w:left w:val="none" w:color="000000" w:sz="4" w:space="0"/>
          <w:bottom w:val="none" w:color="000000" w:sz="4" w:space="0"/>
          <w:right w:val="none" w:color="000000" w:sz="4" w:space="0"/>
        </w:tcBorders>
        <w:shd w:val="clear" w:color="FFFFFF" w:fill="auto"/>
      </w:tcPr>
    </w:tblStylePr>
    <w:tblStylePr w:type="firstCol">
      <w:rPr>
        <w:b/>
        <w:color w:val="404040"/>
      </w:rPr>
      <w:tblPr/>
    </w:tblStylePr>
    <w:tblStylePr w:type="lastCol">
      <w:rPr>
        <w:b/>
        <w:color w:val="404040"/>
      </w:rPr>
      <w:tblPr/>
    </w:tblStylePr>
    <w:tblStylePr w:type="band1Vert">
      <w:rPr>
        <w:color w:val="404040"/>
        <w:sz w:val="22"/>
      </w:rPr>
      <w:tblPr/>
      <w:tcPr>
        <w:shd w:val="clear" w:color="CBCBCB" w:fill="auto"/>
      </w:tcPr>
    </w:tblStylePr>
    <w:tblStylePr w:type="band1Horz">
      <w:rPr>
        <w:color w:val="404040"/>
        <w:sz w:val="22"/>
      </w:rPr>
      <w:tblPr/>
      <w:tcPr>
        <w:shd w:val="clear" w:color="CBCBCB" w:fill="auto"/>
      </w:tcPr>
    </w:tblStylePr>
  </w:style>
  <w:style w:type="table" w:customStyle="1" w:styleId="GridTable2-Accent1">
    <w:name w:val="Grid Table 2 - Accent 1"/>
    <w:uiPriority w:val="99"/>
    <w:tblPr>
      <w:tblStyleRowBandSize w:val="1"/>
      <w:tblStyleColBandSize w:val="1"/>
      <w:tblInd w:w="0" w:type="dxa"/>
      <w:tblBorders>
        <w:bottom w:val="single" w:color="68A2D8" w:themeColor="accent1" w:themeTint="ea" w:sz="4" w:space="0"/>
        <w:insideH w:val="single" w:color="68A2D8" w:themeColor="accent1" w:themeTint="ea" w:sz="4" w:space="0"/>
        <w:insideV w:val="single" w:color="68A2D8" w:themeColor="accent1" w:themeTint="ea"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68A2D8" w:themeColor="accent1" w:sz="12" w:space="0"/>
          <w:right w:val="none" w:color="000000" w:sz="4" w:space="0"/>
        </w:tcBorders>
        <w:shd w:val="clear" w:color="FFFFFF" w:fill="auto"/>
      </w:tcPr>
    </w:tblStylePr>
    <w:tblStylePr w:type="lastRow">
      <w:rPr>
        <w:b/>
        <w:color w:val="404040"/>
      </w:rPr>
      <w:tblPr/>
      <w:tcPr>
        <w:tcBorders>
          <w:top w:val="single" w:color="68A2D8" w:themeColor="accent1" w:sz="4" w:space="0"/>
          <w:left w:val="none" w:color="000000" w:sz="4" w:space="0"/>
          <w:bottom w:val="none" w:color="000000" w:sz="4" w:space="0"/>
          <w:right w:val="none" w:color="000000" w:sz="4" w:space="0"/>
        </w:tcBorders>
        <w:shd w:val="clear" w:color="FFFFFF" w:fill="auto"/>
      </w:tcPr>
    </w:tblStylePr>
    <w:tblStylePr w:type="firstCol">
      <w:rPr>
        <w:b/>
        <w:color w:val="404040"/>
      </w:rPr>
      <w:tblPr/>
    </w:tblStylePr>
    <w:tblStylePr w:type="lastCol">
      <w:rPr>
        <w:b/>
        <w:color w:val="404040"/>
      </w:rPr>
      <w:tblPr/>
    </w:tblStylePr>
    <w:tblStylePr w:type="band1Vert">
      <w:rPr>
        <w:color w:val="404040"/>
        <w:sz w:val="22"/>
      </w:rPr>
      <w:tblPr/>
      <w:tcPr>
        <w:shd w:val="clear" w:color="DDEAF6" w:fill="auto"/>
      </w:tcPr>
    </w:tblStylePr>
    <w:tblStylePr w:type="band1Horz">
      <w:rPr>
        <w:color w:val="404040"/>
        <w:sz w:val="22"/>
      </w:rPr>
      <w:tblPr/>
      <w:tcPr>
        <w:shd w:val="clear" w:color="DDEAF6" w:fill="auto"/>
      </w:tcPr>
    </w:tblStylePr>
  </w:style>
  <w:style w:type="table" w:customStyle="1" w:styleId="GridTable2-Accent2">
    <w:name w:val="Grid Table 2 - Accent 2"/>
    <w:uiPriority w:val="99"/>
    <w:tblPr>
      <w:tblStyleRowBandSize w:val="1"/>
      <w:tblStyleColBandSize w:val="1"/>
      <w:tblInd w:w="0" w:type="dxa"/>
      <w:tblBorders>
        <w:bottom w:val="single" w:color="F4B184" w:themeColor="accent2" w:themeTint="97" w:sz="4" w:space="0"/>
        <w:insideH w:val="single" w:color="F4B184" w:themeColor="accent2" w:themeTint="97" w:sz="4" w:space="0"/>
        <w:insideV w:val="single" w:color="F4B184" w:themeColor="accent2" w:themeTint="97"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F4B184" w:themeColor="accent2" w:sz="12" w:space="0"/>
          <w:right w:val="none" w:color="000000" w:sz="4" w:space="0"/>
        </w:tcBorders>
        <w:shd w:val="clear" w:color="FFFFFF" w:fill="auto"/>
      </w:tcPr>
    </w:tblStylePr>
    <w:tblStylePr w:type="lastRow">
      <w:rPr>
        <w:b/>
        <w:color w:val="404040"/>
      </w:rPr>
      <w:tblPr/>
      <w:tcPr>
        <w:tcBorders>
          <w:top w:val="single" w:color="F4B184" w:themeColor="accent2" w:sz="4" w:space="0"/>
          <w:left w:val="none" w:color="000000" w:sz="4" w:space="0"/>
          <w:bottom w:val="none" w:color="000000" w:sz="4" w:space="0"/>
          <w:right w:val="none" w:color="000000" w:sz="4" w:space="0"/>
        </w:tcBorders>
        <w:shd w:val="clear" w:color="FFFFFF" w:fill="auto"/>
      </w:tcPr>
    </w:tblStylePr>
    <w:tblStylePr w:type="firstCol">
      <w:rPr>
        <w:b/>
        <w:color w:val="404040"/>
      </w:rPr>
      <w:tblPr/>
    </w:tblStylePr>
    <w:tblStylePr w:type="lastCol">
      <w:rPr>
        <w:b/>
        <w:color w:val="404040"/>
      </w:rPr>
      <w:tblPr/>
    </w:tblStylePr>
    <w:tblStylePr w:type="band1Vert">
      <w:rPr>
        <w:color w:val="404040"/>
        <w:sz w:val="22"/>
      </w:rPr>
      <w:tblPr/>
      <w:tcPr>
        <w:shd w:val="clear" w:color="FBE5D6" w:fill="auto"/>
      </w:tcPr>
    </w:tblStylePr>
    <w:tblStylePr w:type="band1Horz">
      <w:rPr>
        <w:color w:val="404040"/>
        <w:sz w:val="22"/>
      </w:rPr>
      <w:tblPr/>
      <w:tcPr>
        <w:shd w:val="clear" w:color="FBE5D6" w:fill="auto"/>
      </w:tcPr>
    </w:tblStylePr>
  </w:style>
  <w:style w:type="table" w:customStyle="1" w:styleId="GridTable2-Accent3">
    <w:name w:val="Grid Table 2 - Accent 3"/>
    <w:uiPriority w:val="99"/>
    <w:tblPr>
      <w:tblStyleRowBandSize w:val="1"/>
      <w:tblStyleColBandSize w:val="1"/>
      <w:tblInd w:w="0" w:type="dxa"/>
      <w:tblBorders>
        <w:bottom w:val="single" w:color="A5A5A5" w:themeColor="accent3" w:themeTint="fe" w:sz="4" w:space="0"/>
        <w:insideH w:val="single" w:color="A5A5A5" w:themeColor="accent3" w:themeTint="fe" w:sz="4" w:space="0"/>
        <w:insideV w:val="single" w:color="A5A5A5" w:themeColor="accent3" w:themeTint="fe"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A5A5A5" w:themeColor="accent3" w:sz="12" w:space="0"/>
          <w:right w:val="none" w:color="000000" w:sz="4" w:space="0"/>
        </w:tcBorders>
        <w:shd w:val="clear" w:color="FFFFFF" w:fill="auto"/>
      </w:tcPr>
    </w:tblStylePr>
    <w:tblStylePr w:type="lastRow">
      <w:rPr>
        <w:b/>
        <w:color w:val="404040"/>
      </w:rPr>
      <w:tblPr/>
      <w:tcPr>
        <w:tcBorders>
          <w:top w:val="single" w:color="A5A5A5" w:themeColor="accent3" w:sz="4" w:space="0"/>
          <w:left w:val="none" w:color="000000" w:sz="4" w:space="0"/>
          <w:bottom w:val="none" w:color="000000" w:sz="4" w:space="0"/>
          <w:right w:val="none" w:color="000000" w:sz="4" w:space="0"/>
        </w:tcBorders>
        <w:shd w:val="clear" w:color="FFFFFF" w:fill="auto"/>
      </w:tcPr>
    </w:tblStylePr>
    <w:tblStylePr w:type="firstCol">
      <w:rPr>
        <w:b/>
        <w:color w:val="404040"/>
      </w:rPr>
      <w:tblPr/>
    </w:tblStylePr>
    <w:tblStylePr w:type="lastCol">
      <w:rPr>
        <w:b/>
        <w:color w:val="404040"/>
      </w:rPr>
      <w:tblPr/>
    </w:tblStylePr>
    <w:tblStylePr w:type="band1Vert">
      <w:rPr>
        <w:color w:val="404040"/>
        <w:sz w:val="22"/>
      </w:rPr>
      <w:tblPr/>
      <w:tcPr>
        <w:shd w:val="clear" w:color="ECECEC" w:fill="auto"/>
      </w:tcPr>
    </w:tblStylePr>
    <w:tblStylePr w:type="band1Horz">
      <w:rPr>
        <w:color w:val="404040"/>
        <w:sz w:val="22"/>
      </w:rPr>
      <w:tblPr/>
      <w:tcPr>
        <w:shd w:val="clear" w:color="ECECEC" w:fill="auto"/>
      </w:tcPr>
    </w:tblStylePr>
  </w:style>
  <w:style w:type="table" w:customStyle="1" w:styleId="GridTable2-Accent4">
    <w:name w:val="Grid Table 2 - Accent 4"/>
    <w:uiPriority w:val="99"/>
    <w:tblPr>
      <w:tblStyleRowBandSize w:val="1"/>
      <w:tblStyleColBandSize w:val="1"/>
      <w:tblInd w:w="0" w:type="dxa"/>
      <w:tblBorders>
        <w:bottom w:val="single" w:color="FFD865" w:themeColor="accent4" w:themeTint="9a" w:sz="4" w:space="0"/>
        <w:insideH w:val="single" w:color="FFD865" w:themeColor="accent4" w:themeTint="9a" w:sz="4" w:space="0"/>
        <w:insideV w:val="single" w:color="FFD865" w:themeColor="accent4" w:themeTint="9a"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FFD865" w:themeColor="accent4" w:sz="12" w:space="0"/>
          <w:right w:val="none" w:color="000000" w:sz="4" w:space="0"/>
        </w:tcBorders>
        <w:shd w:val="clear" w:color="FFFFFF" w:fill="auto"/>
      </w:tcPr>
    </w:tblStylePr>
    <w:tblStylePr w:type="lastRow">
      <w:rPr>
        <w:b/>
        <w:color w:val="404040"/>
      </w:rPr>
      <w:tblPr/>
      <w:tcPr>
        <w:tcBorders>
          <w:top w:val="single" w:color="FFD865" w:themeColor="accent4" w:sz="4" w:space="0"/>
          <w:left w:val="none" w:color="000000" w:sz="4" w:space="0"/>
          <w:bottom w:val="none" w:color="000000" w:sz="4" w:space="0"/>
          <w:right w:val="none" w:color="000000" w:sz="4" w:space="0"/>
        </w:tcBorders>
        <w:shd w:val="clear" w:color="FFFFFF" w:fill="auto"/>
      </w:tcPr>
    </w:tblStylePr>
    <w:tblStylePr w:type="firstCol">
      <w:rPr>
        <w:b/>
        <w:color w:val="404040"/>
      </w:rPr>
      <w:tblPr/>
    </w:tblStylePr>
    <w:tblStylePr w:type="lastCol">
      <w:rPr>
        <w:b/>
        <w:color w:val="404040"/>
      </w:rPr>
      <w:tblPr/>
    </w:tblStylePr>
    <w:tblStylePr w:type="band1Vert">
      <w:rPr>
        <w:color w:val="404040"/>
        <w:sz w:val="22"/>
      </w:rPr>
      <w:tblPr/>
      <w:tcPr>
        <w:shd w:val="clear" w:color="FFF2CB" w:fill="auto"/>
      </w:tcPr>
    </w:tblStylePr>
    <w:tblStylePr w:type="band1Horz">
      <w:rPr>
        <w:color w:val="404040"/>
        <w:sz w:val="22"/>
      </w:rPr>
      <w:tblPr/>
      <w:tcPr>
        <w:shd w:val="clear" w:color="FFF2CB" w:fill="auto"/>
      </w:tcPr>
    </w:tblStylePr>
  </w:style>
  <w:style w:type="table" w:customStyle="1" w:styleId="GridTable2-Accent5">
    <w:name w:val="Grid Table 2 - Accent 5"/>
    <w:uiPriority w:val="99"/>
    <w:tblPr>
      <w:tblStyleRowBandSize w:val="1"/>
      <w:tblStyleColBandSize w:val="1"/>
      <w:tblInd w:w="0" w:type="dxa"/>
      <w:tblBorders>
        <w:bottom w:val="single" w:color="4472C4" w:themeColor="accent5" w:sz="4" w:space="0"/>
        <w:insideH w:val="single" w:color="4472C4" w:themeColor="accent5" w:sz="4" w:space="0"/>
        <w:insideV w:val="single" w:color="4472C4" w:themeColor="accent5"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4472C4" w:themeColor="accent5" w:sz="12" w:space="0"/>
          <w:right w:val="none" w:color="000000" w:sz="4" w:space="0"/>
        </w:tcBorders>
        <w:shd w:val="clear" w:color="FFFFFF" w:fill="auto"/>
      </w:tcPr>
    </w:tblStylePr>
    <w:tblStylePr w:type="lastRow">
      <w:rPr>
        <w:b/>
        <w:color w:val="404040"/>
      </w:rPr>
      <w:tblPr/>
      <w:tcPr>
        <w:tcBorders>
          <w:top w:val="single" w:color="4472C4" w:themeColor="accent5" w:sz="4" w:space="0"/>
          <w:left w:val="none" w:color="000000" w:sz="4" w:space="0"/>
          <w:bottom w:val="none" w:color="000000" w:sz="4" w:space="0"/>
          <w:right w:val="none" w:color="000000" w:sz="4" w:space="0"/>
        </w:tcBorders>
        <w:shd w:val="clear" w:color="FFFFFF" w:fill="auto"/>
      </w:tcPr>
    </w:tblStylePr>
    <w:tblStylePr w:type="firstCol">
      <w:rPr>
        <w:b/>
        <w:color w:val="404040"/>
      </w:rPr>
      <w:tblPr/>
    </w:tblStylePr>
    <w:tblStylePr w:type="lastCol">
      <w:rPr>
        <w:b/>
        <w:color w:val="404040"/>
      </w:rPr>
      <w:tblPr/>
    </w:tblStylePr>
    <w:tblStylePr w:type="band1Vert">
      <w:rPr>
        <w:color w:val="404040"/>
        <w:sz w:val="22"/>
      </w:rPr>
      <w:tblPr/>
      <w:tcPr>
        <w:shd w:val="clear" w:color="D8E2F3" w:fill="auto"/>
      </w:tcPr>
    </w:tblStylePr>
    <w:tblStylePr w:type="band1Horz">
      <w:rPr>
        <w:color w:val="404040"/>
        <w:sz w:val="22"/>
      </w:rPr>
      <w:tblPr/>
      <w:tcPr>
        <w:shd w:val="clear" w:color="D8E2F3" w:fill="auto"/>
      </w:tcPr>
    </w:tblStylePr>
  </w:style>
  <w:style w:type="table" w:customStyle="1" w:styleId="GridTable2-Accent6">
    <w:name w:val="Grid Table 2 - Accent 6"/>
    <w:uiPriority w:val="99"/>
    <w:tblPr>
      <w:tblStyleRowBandSize w:val="1"/>
      <w:tblStyleColBandSize w:val="1"/>
      <w:tblInd w:w="0" w:type="dxa"/>
      <w:tblBorders>
        <w:bottom w:val="single" w:color="70AD47" w:themeColor="accent6" w:sz="4" w:space="0"/>
        <w:insideH w:val="single" w:color="70AD47" w:themeColor="accent6" w:sz="4" w:space="0"/>
        <w:insideV w:val="single" w:color="70AD47" w:themeColor="accent6"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70AD47" w:themeColor="accent6" w:sz="12" w:space="0"/>
          <w:right w:val="none" w:color="000000" w:sz="4" w:space="0"/>
        </w:tcBorders>
        <w:shd w:val="clear" w:color="FFFFFF" w:fill="auto"/>
      </w:tcPr>
    </w:tblStylePr>
    <w:tblStylePr w:type="lastRow">
      <w:rPr>
        <w:b/>
        <w:color w:val="404040"/>
      </w:rPr>
      <w:tblPr/>
      <w:tcPr>
        <w:tcBorders>
          <w:top w:val="single" w:color="70AD47" w:themeColor="accent6" w:sz="4" w:space="0"/>
          <w:left w:val="none" w:color="000000" w:sz="4" w:space="0"/>
          <w:bottom w:val="none" w:color="000000" w:sz="4" w:space="0"/>
          <w:right w:val="none" w:color="000000" w:sz="4" w:space="0"/>
        </w:tcBorders>
        <w:shd w:val="clear" w:color="FFFFFF" w:fill="auto"/>
      </w:tcPr>
    </w:tblStylePr>
    <w:tblStylePr w:type="firstCol">
      <w:rPr>
        <w:b/>
        <w:color w:val="404040"/>
      </w:rPr>
      <w:tblPr/>
    </w:tblStylePr>
    <w:tblStylePr w:type="lastCol">
      <w:rPr>
        <w:b/>
        <w:color w:val="404040"/>
      </w:rPr>
      <w:tblPr/>
    </w:tblStylePr>
    <w:tblStylePr w:type="band1Vert">
      <w:rPr>
        <w:color w:val="404040"/>
        <w:sz w:val="22"/>
      </w:rPr>
      <w:tblPr/>
      <w:tcPr>
        <w:shd w:val="clear" w:color="E1EFD8" w:fill="auto"/>
      </w:tcPr>
    </w:tblStylePr>
    <w:tblStylePr w:type="band1Horz">
      <w:rPr>
        <w:color w:val="404040"/>
        <w:sz w:val="22"/>
      </w:rPr>
      <w:tblPr/>
      <w:tcPr>
        <w:shd w:val="clear" w:color="E1EFD8" w:fill="auto"/>
      </w:tcPr>
    </w:tblStylePr>
  </w:style>
  <w:style w:type="table" w:styleId="KlavuzTablo3">
    <w:name w:val="Grid Table 3"/>
    <w:uiPriority w:val="99"/>
    <w:tblPr>
      <w:tblStyleRowBandSize w:val="1"/>
      <w:tblStyleColBandSize w:val="1"/>
      <w:tblInd w:w="0" w:type="dxa"/>
      <w:tblBorders>
        <w:bottom w:val="single" w:color="6A6A6A" w:themeColor="text1" w:themeTint="95" w:sz="4" w:space="0"/>
        <w:insideH w:val="single" w:color="6A6A6A" w:themeColor="text1" w:themeTint="95" w:sz="4" w:space="0"/>
        <w:insideV w:val="single" w:color="6A6A6A" w:themeColor="text1" w:themeTint="95"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color w:val="404040"/>
        <w:sz w:val="22"/>
      </w:rPr>
      <w:tblPr/>
      <w:tcPr>
        <w:shd w:val="clear" w:color="CBCBCB" w:fill="auto"/>
      </w:tcPr>
    </w:tblStylePr>
    <w:tblStylePr w:type="band1Horz">
      <w:rPr>
        <w:color w:val="404040"/>
        <w:sz w:val="22"/>
      </w:rPr>
      <w:tblPr/>
      <w:tcPr>
        <w:shd w:val="clear" w:color="CBCBCB" w:fill="auto"/>
      </w:tcPr>
    </w:tblStylePr>
  </w:style>
  <w:style w:type="table" w:customStyle="1" w:styleId="GridTable3-Accent1">
    <w:name w:val="Grid Table 3 - Accent 1"/>
    <w:uiPriority w:val="99"/>
    <w:tblPr>
      <w:tblStyleRowBandSize w:val="1"/>
      <w:tblStyleColBandSize w:val="1"/>
      <w:tblInd w:w="0" w:type="dxa"/>
      <w:tblBorders>
        <w:bottom w:val="single" w:color="68A2D8" w:themeColor="accent1" w:themeTint="ea" w:sz="4" w:space="0"/>
        <w:insideH w:val="single" w:color="68A2D8" w:themeColor="accent1" w:themeTint="ea" w:sz="4" w:space="0"/>
        <w:insideV w:val="single" w:color="68A2D8" w:themeColor="accent1" w:themeTint="ea"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color w:val="404040"/>
        <w:sz w:val="22"/>
      </w:rPr>
      <w:tblPr/>
      <w:tcPr>
        <w:shd w:val="clear" w:color="DDEAF6" w:fill="auto"/>
      </w:tcPr>
    </w:tblStylePr>
    <w:tblStylePr w:type="band1Horz">
      <w:rPr>
        <w:color w:val="404040"/>
        <w:sz w:val="22"/>
      </w:rPr>
      <w:tblPr/>
      <w:tcPr>
        <w:shd w:val="clear" w:color="DDEAF6" w:fill="auto"/>
      </w:tcPr>
    </w:tblStylePr>
  </w:style>
  <w:style w:type="table" w:customStyle="1" w:styleId="GridTable3-Accent2">
    <w:name w:val="Grid Table 3 - Accent 2"/>
    <w:uiPriority w:val="99"/>
    <w:tblPr>
      <w:tblStyleRowBandSize w:val="1"/>
      <w:tblStyleColBandSize w:val="1"/>
      <w:tblInd w:w="0" w:type="dxa"/>
      <w:tblBorders>
        <w:bottom w:val="single" w:color="F4B184" w:themeColor="accent2" w:themeTint="97" w:sz="4" w:space="0"/>
        <w:insideH w:val="single" w:color="F4B184" w:themeColor="accent2" w:themeTint="97" w:sz="4" w:space="0"/>
        <w:insideV w:val="single" w:color="F4B184" w:themeColor="accent2" w:themeTint="97"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color w:val="404040"/>
        <w:sz w:val="22"/>
      </w:rPr>
      <w:tblPr/>
      <w:tcPr>
        <w:shd w:val="clear" w:color="FBE5D6" w:fill="auto"/>
      </w:tcPr>
    </w:tblStylePr>
    <w:tblStylePr w:type="band1Horz">
      <w:rPr>
        <w:color w:val="404040"/>
        <w:sz w:val="22"/>
      </w:rPr>
      <w:tblPr/>
      <w:tcPr>
        <w:shd w:val="clear" w:color="FBE5D6" w:fill="auto"/>
      </w:tcPr>
    </w:tblStylePr>
  </w:style>
  <w:style w:type="table" w:customStyle="1" w:styleId="GridTable3-Accent3">
    <w:name w:val="Grid Table 3 - Accent 3"/>
    <w:uiPriority w:val="99"/>
    <w:tblPr>
      <w:tblStyleRowBandSize w:val="1"/>
      <w:tblStyleColBandSize w:val="1"/>
      <w:tblInd w:w="0" w:type="dxa"/>
      <w:tblBorders>
        <w:bottom w:val="single" w:color="A5A5A5" w:themeColor="accent3" w:themeTint="fe" w:sz="4" w:space="0"/>
        <w:insideH w:val="single" w:color="A5A5A5" w:themeColor="accent3" w:themeTint="fe" w:sz="4" w:space="0"/>
        <w:insideV w:val="single" w:color="A5A5A5" w:themeColor="accent3" w:themeTint="fe"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color w:val="404040"/>
        <w:sz w:val="22"/>
      </w:rPr>
      <w:tblPr/>
      <w:tcPr>
        <w:shd w:val="clear" w:color="ECECEC" w:fill="auto"/>
      </w:tcPr>
    </w:tblStylePr>
    <w:tblStylePr w:type="band1Horz">
      <w:rPr>
        <w:color w:val="404040"/>
        <w:sz w:val="22"/>
      </w:rPr>
      <w:tblPr/>
      <w:tcPr>
        <w:shd w:val="clear" w:color="ECECEC" w:fill="auto"/>
      </w:tcPr>
    </w:tblStylePr>
  </w:style>
  <w:style w:type="table" w:customStyle="1" w:styleId="GridTable3-Accent4">
    <w:name w:val="Grid Table 3 - Accent 4"/>
    <w:uiPriority w:val="99"/>
    <w:tblPr>
      <w:tblStyleRowBandSize w:val="1"/>
      <w:tblStyleColBandSize w:val="1"/>
      <w:tblInd w:w="0" w:type="dxa"/>
      <w:tblBorders>
        <w:bottom w:val="single" w:color="FFD865" w:themeColor="accent4" w:themeTint="9a" w:sz="4" w:space="0"/>
        <w:insideH w:val="single" w:color="FFD865" w:themeColor="accent4" w:themeTint="9a" w:sz="4" w:space="0"/>
        <w:insideV w:val="single" w:color="FFD865" w:themeColor="accent4" w:themeTint="9a"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color w:val="404040"/>
        <w:sz w:val="22"/>
      </w:rPr>
      <w:tblPr/>
      <w:tcPr>
        <w:shd w:val="clear" w:color="FFF2CB" w:fill="auto"/>
      </w:tcPr>
    </w:tblStylePr>
    <w:tblStylePr w:type="band1Horz">
      <w:rPr>
        <w:color w:val="404040"/>
        <w:sz w:val="22"/>
      </w:rPr>
      <w:tblPr/>
      <w:tcPr>
        <w:shd w:val="clear" w:color="FFF2CB" w:fill="auto"/>
      </w:tcPr>
    </w:tblStylePr>
  </w:style>
  <w:style w:type="table" w:customStyle="1" w:styleId="GridTable3-Accent5">
    <w:name w:val="Grid Table 3 - Accent 5"/>
    <w:uiPriority w:val="99"/>
    <w:tblPr>
      <w:tblStyleRowBandSize w:val="1"/>
      <w:tblStyleColBandSize w:val="1"/>
      <w:tblInd w:w="0" w:type="dxa"/>
      <w:tblBorders>
        <w:bottom w:val="single" w:color="4472C4" w:themeColor="accent5" w:sz="4" w:space="0"/>
        <w:insideH w:val="single" w:color="4472C4" w:themeColor="accent5" w:sz="4" w:space="0"/>
        <w:insideV w:val="single" w:color="4472C4" w:themeColor="accent5"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color w:val="404040"/>
        <w:sz w:val="22"/>
      </w:rPr>
      <w:tblPr/>
      <w:tcPr>
        <w:shd w:val="clear" w:color="D8E2F3" w:fill="auto"/>
      </w:tcPr>
    </w:tblStylePr>
    <w:tblStylePr w:type="band1Horz">
      <w:rPr>
        <w:color w:val="404040"/>
        <w:sz w:val="22"/>
      </w:rPr>
      <w:tblPr/>
      <w:tcPr>
        <w:shd w:val="clear" w:color="D8E2F3" w:fill="auto"/>
      </w:tcPr>
    </w:tblStylePr>
  </w:style>
  <w:style w:type="table" w:customStyle="1" w:styleId="GridTable3-Accent6">
    <w:name w:val="Grid Table 3 - Accent 6"/>
    <w:uiPriority w:val="99"/>
    <w:tblPr>
      <w:tblStyleRowBandSize w:val="1"/>
      <w:tblStyleColBandSize w:val="1"/>
      <w:tblInd w:w="0" w:type="dxa"/>
      <w:tblBorders>
        <w:bottom w:val="single" w:color="70AD47" w:themeColor="accent6" w:sz="4" w:space="0"/>
        <w:insideH w:val="single" w:color="70AD47" w:themeColor="accent6" w:sz="4" w:space="0"/>
        <w:insideV w:val="single" w:color="70AD47" w:themeColor="accent6" w:sz="4" w:space="0"/>
      </w:tblBorders>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color w:val="404040"/>
        <w:sz w:val="22"/>
      </w:rPr>
      <w:tblPr/>
      <w:tcPr>
        <w:shd w:val="clear" w:color="E1EFD8" w:fill="auto"/>
      </w:tcPr>
    </w:tblStylePr>
    <w:tblStylePr w:type="band1Horz">
      <w:rPr>
        <w:color w:val="404040"/>
        <w:sz w:val="22"/>
      </w:rPr>
      <w:tblPr/>
      <w:tcPr>
        <w:shd w:val="clear" w:color="E1EFD8" w:fill="auto"/>
      </w:tcPr>
    </w:tblStylePr>
  </w:style>
  <w:style w:type="table" w:styleId="KlavuzuTablo4">
    <w:name w:val="Grid Table 4"/>
    <w:uiPriority w:val="59"/>
    <w:tblPr>
      <w:tblStyleRowBandSize w:val="1"/>
      <w:tblStyleColBandSize w:val="1"/>
      <w:tblInd w:w="0" w:type="dxa"/>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CellMar>
        <w:top w:w="0" w:type="dxa"/>
        <w:left w:w="0" w:type="dxa"/>
        <w:bottom w:w="0" w:type="dxa"/>
        <w:right w:w="0" w:type="dxa"/>
      </w:tblCellMar>
    </w:tblPr>
    <w:tblStylePr w:type="firstRow">
      <w:rPr>
        <w:b/>
        <w:color w:val="FFFFFF"/>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fill="auto"/>
      </w:tcPr>
    </w:tblStylePr>
    <w:tblStylePr w:type="lastRow">
      <w:rPr>
        <w:b/>
        <w:color w:val="404040"/>
      </w:rPr>
      <w:tblPr/>
      <w:tcPr>
        <w:tcBorders>
          <w:top w:val="single" w:color="000000" w:themeColor="text1" w:sz="4" w:space="0"/>
        </w:tcBorders>
      </w:tcPr>
    </w:tblStylePr>
    <w:tblStylePr w:type="firstCol">
      <w:rPr>
        <w:b/>
        <w:color w:val="404040"/>
      </w:rPr>
      <w:tblPr/>
    </w:tblStylePr>
    <w:tblStylePr w:type="lastCol">
      <w:rPr>
        <w:b/>
        <w:color w:val="404040"/>
      </w:rPr>
      <w:tblPr/>
    </w:tblStylePr>
    <w:tblStylePr w:type="band1Vert">
      <w:rPr>
        <w:color w:val="404040"/>
        <w:sz w:val="22"/>
      </w:rPr>
      <w:tblPr/>
      <w:tcPr>
        <w:shd w:val="clear" w:color="CBCBCB" w:fill="auto"/>
      </w:tcPr>
    </w:tblStylePr>
    <w:tblStylePr w:type="band1Horz">
      <w:rPr>
        <w:color w:val="404040"/>
        <w:sz w:val="22"/>
      </w:rPr>
      <w:tblPr/>
      <w:tcPr>
        <w:shd w:val="clear" w:color="CBCBCB" w:fill="auto"/>
      </w:tcPr>
    </w:tblStylePr>
  </w:style>
  <w:style w:type="table" w:customStyle="1" w:styleId="GridTable4-Accent1">
    <w:name w:val="Grid Table 4 - Accent 1"/>
    <w:uiPriority w:val="59"/>
    <w:tblPr>
      <w:tblStyleRowBandSize w:val="1"/>
      <w:tblStyleColBandSize w:val="1"/>
      <w:tblInd w:w="0" w:type="dxa"/>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insideV w:val="single" w:color="A2C6E7" w:themeColor="accent1" w:themeTint="90" w:sz="4" w:space="0"/>
      </w:tblBorders>
      <w:tblCellMar>
        <w:top w:w="0" w:type="dxa"/>
        <w:left w:w="0" w:type="dxa"/>
        <w:bottom w:w="0" w:type="dxa"/>
        <w:right w:w="0" w:type="dxa"/>
      </w:tblCellMar>
    </w:tblPr>
    <w:tblStylePr w:type="firstRow">
      <w:rPr>
        <w:b/>
        <w:color w:val="FFFFFF"/>
        <w:sz w:val="22"/>
      </w:rPr>
      <w:tblPr/>
      <w:tcPr>
        <w:tcBorders>
          <w:top w:val="single" w:color="68A2D8" w:themeColor="accent1" w:sz="4" w:space="0"/>
          <w:left w:val="single" w:color="68A2D8" w:themeColor="accent1" w:sz="4" w:space="0"/>
          <w:bottom w:val="single" w:color="68A2D8" w:themeColor="accent1" w:sz="4" w:space="0"/>
          <w:right w:val="single" w:color="68A2D8" w:themeColor="accent1" w:sz="4" w:space="0"/>
        </w:tcBorders>
        <w:shd w:val="clear" w:color="68A2D8" w:fill="auto"/>
      </w:tcPr>
    </w:tblStylePr>
    <w:tblStylePr w:type="lastRow">
      <w:rPr>
        <w:b/>
        <w:color w:val="404040"/>
      </w:rPr>
      <w:tblPr/>
      <w:tcPr>
        <w:tcBorders>
          <w:top w:val="single" w:color="68A2D8" w:themeColor="accent1" w:sz="4" w:space="0"/>
        </w:tcBorders>
      </w:tcPr>
    </w:tblStylePr>
    <w:tblStylePr w:type="firstCol">
      <w:rPr>
        <w:b/>
        <w:color w:val="404040"/>
      </w:rPr>
      <w:tblPr/>
    </w:tblStylePr>
    <w:tblStylePr w:type="lastCol">
      <w:rPr>
        <w:b/>
        <w:color w:val="404040"/>
      </w:rPr>
      <w:tblPr/>
    </w:tblStylePr>
    <w:tblStylePr w:type="band1Vert">
      <w:rPr>
        <w:color w:val="404040"/>
        <w:sz w:val="22"/>
      </w:rPr>
      <w:tblPr/>
      <w:tcPr>
        <w:shd w:val="clear" w:color="DEEBF6" w:fill="auto"/>
      </w:tcPr>
    </w:tblStylePr>
    <w:tblStylePr w:type="band1Horz">
      <w:rPr>
        <w:color w:val="404040"/>
        <w:sz w:val="22"/>
      </w:rPr>
      <w:tblPr/>
      <w:tcPr>
        <w:shd w:val="clear" w:color="DEEBF6" w:fill="auto"/>
      </w:tcPr>
    </w:tblStylePr>
  </w:style>
  <w:style w:type="table" w:customStyle="1" w:styleId="GridTable4-Accent2">
    <w:name w:val="Grid Table 4 - Accent 2"/>
    <w:uiPriority w:val="59"/>
    <w:tblPr>
      <w:tblStyleRowBandSize w:val="1"/>
      <w:tblStyleColBandSize w:val="1"/>
      <w:tblInd w:w="0" w:type="dxa"/>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CellMar>
        <w:top w:w="0" w:type="dxa"/>
        <w:left w:w="0" w:type="dxa"/>
        <w:bottom w:w="0" w:type="dxa"/>
        <w:right w:w="0" w:type="dxa"/>
      </w:tblCellMar>
    </w:tblPr>
    <w:tblStylePr w:type="firstRow">
      <w:rPr>
        <w:b/>
        <w:color w:val="FFFFFF"/>
        <w:sz w:val="22"/>
      </w:rPr>
      <w:tblPr/>
      <w:tcPr>
        <w:tcBorders>
          <w:top w:val="single" w:color="F4B184" w:themeColor="accent2" w:sz="4" w:space="0"/>
          <w:left w:val="single" w:color="F4B184" w:themeColor="accent2" w:sz="4" w:space="0"/>
          <w:bottom w:val="single" w:color="F4B184" w:themeColor="accent2" w:sz="4" w:space="0"/>
          <w:right w:val="single" w:color="F4B184" w:themeColor="accent2" w:sz="4" w:space="0"/>
        </w:tcBorders>
        <w:shd w:val="clear" w:color="F4B184" w:fill="auto"/>
      </w:tcPr>
    </w:tblStylePr>
    <w:tblStylePr w:type="lastRow">
      <w:rPr>
        <w:b/>
        <w:color w:val="404040"/>
      </w:rPr>
      <w:tblPr/>
      <w:tcPr>
        <w:tcBorders>
          <w:top w:val="single" w:color="F4B184" w:themeColor="accent2" w:sz="4" w:space="0"/>
        </w:tcBorders>
      </w:tcPr>
    </w:tblStylePr>
    <w:tblStylePr w:type="firstCol">
      <w:rPr>
        <w:b/>
        <w:color w:val="404040"/>
      </w:rPr>
      <w:tblPr/>
    </w:tblStylePr>
    <w:tblStylePr w:type="lastCol">
      <w:rPr>
        <w:b/>
        <w:color w:val="404040"/>
      </w:rPr>
      <w:tblPr/>
    </w:tblStylePr>
    <w:tblStylePr w:type="band1Vert">
      <w:rPr>
        <w:color w:val="404040"/>
        <w:sz w:val="22"/>
      </w:rPr>
      <w:tblPr/>
      <w:tcPr>
        <w:shd w:val="clear" w:color="FBE5D6" w:fill="auto"/>
      </w:tcPr>
    </w:tblStylePr>
    <w:tblStylePr w:type="band1Horz">
      <w:rPr>
        <w:color w:val="404040"/>
        <w:sz w:val="22"/>
      </w:rPr>
      <w:tblPr/>
      <w:tcPr>
        <w:shd w:val="clear" w:color="FBE5D6" w:fill="auto"/>
      </w:tcPr>
    </w:tblStylePr>
  </w:style>
  <w:style w:type="table" w:customStyle="1" w:styleId="GridTable4-Accent3">
    <w:name w:val="Grid Table 4 - Accent 3"/>
    <w:uiPriority w:val="59"/>
    <w:tblPr>
      <w:tblStyleRowBandSize w:val="1"/>
      <w:tblStyleColBandSize w:val="1"/>
      <w:tblInd w:w="0" w:type="dxa"/>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CellMar>
        <w:top w:w="0" w:type="dxa"/>
        <w:left w:w="0" w:type="dxa"/>
        <w:bottom w:w="0" w:type="dxa"/>
        <w:right w:w="0" w:type="dxa"/>
      </w:tblCellMar>
    </w:tblPr>
    <w:tblStylePr w:type="firstRow">
      <w:rPr>
        <w:b/>
        <w:color w:val="FFFFFF"/>
        <w:sz w:val="22"/>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tcBorders>
        <w:shd w:val="clear" w:color="A5A5A5" w:fill="auto"/>
      </w:tcPr>
    </w:tblStylePr>
    <w:tblStylePr w:type="lastRow">
      <w:rPr>
        <w:b/>
        <w:color w:val="404040"/>
      </w:rPr>
      <w:tblPr/>
      <w:tcPr>
        <w:tcBorders>
          <w:top w:val="single" w:color="A5A5A5" w:themeColor="accent3" w:sz="4" w:space="0"/>
        </w:tcBorders>
      </w:tcPr>
    </w:tblStylePr>
    <w:tblStylePr w:type="firstCol">
      <w:rPr>
        <w:b/>
        <w:color w:val="404040"/>
      </w:rPr>
      <w:tblPr/>
    </w:tblStylePr>
    <w:tblStylePr w:type="lastCol">
      <w:rPr>
        <w:b/>
        <w:color w:val="404040"/>
      </w:rPr>
      <w:tblPr/>
    </w:tblStylePr>
    <w:tblStylePr w:type="band1Vert">
      <w:rPr>
        <w:color w:val="404040"/>
        <w:sz w:val="22"/>
      </w:rPr>
      <w:tblPr/>
      <w:tcPr>
        <w:shd w:val="clear" w:color="ECECEC" w:fill="auto"/>
      </w:tcPr>
    </w:tblStylePr>
    <w:tblStylePr w:type="band1Horz">
      <w:rPr>
        <w:color w:val="404040"/>
        <w:sz w:val="22"/>
      </w:rPr>
      <w:tblPr/>
      <w:tcPr>
        <w:shd w:val="clear" w:color="ECECEC" w:fill="auto"/>
      </w:tcPr>
    </w:tblStylePr>
  </w:style>
  <w:style w:type="table" w:customStyle="1" w:styleId="GridTable4-Accent4">
    <w:name w:val="Grid Table 4 - Accent 4"/>
    <w:uiPriority w:val="59"/>
    <w:tblPr>
      <w:tblStyleRowBandSize w:val="1"/>
      <w:tblStyleColBandSize w:val="1"/>
      <w:tblInd w:w="0" w:type="dxa"/>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CellMar>
        <w:top w:w="0" w:type="dxa"/>
        <w:left w:w="0" w:type="dxa"/>
        <w:bottom w:w="0" w:type="dxa"/>
        <w:right w:w="0" w:type="dxa"/>
      </w:tblCellMar>
    </w:tblPr>
    <w:tblStylePr w:type="firstRow">
      <w:rPr>
        <w:b/>
        <w:color w:val="FFFFFF"/>
        <w:sz w:val="22"/>
      </w:rPr>
      <w:tblPr/>
      <w:tcPr>
        <w:tcBorders>
          <w:top w:val="single" w:color="FFD865" w:themeColor="accent4" w:sz="4" w:space="0"/>
          <w:left w:val="single" w:color="FFD865" w:themeColor="accent4" w:sz="4" w:space="0"/>
          <w:bottom w:val="single" w:color="FFD865" w:themeColor="accent4" w:sz="4" w:space="0"/>
          <w:right w:val="single" w:color="FFD865" w:themeColor="accent4" w:sz="4" w:space="0"/>
        </w:tcBorders>
        <w:shd w:val="clear" w:color="FFD865" w:fill="auto"/>
      </w:tcPr>
    </w:tblStylePr>
    <w:tblStylePr w:type="lastRow">
      <w:rPr>
        <w:b/>
        <w:color w:val="404040"/>
      </w:rPr>
      <w:tblPr/>
      <w:tcPr>
        <w:tcBorders>
          <w:top w:val="single" w:color="FFD865" w:themeColor="accent4" w:sz="4" w:space="0"/>
        </w:tcBorders>
      </w:tcPr>
    </w:tblStylePr>
    <w:tblStylePr w:type="firstCol">
      <w:rPr>
        <w:b/>
        <w:color w:val="404040"/>
      </w:rPr>
      <w:tblPr/>
    </w:tblStylePr>
    <w:tblStylePr w:type="lastCol">
      <w:rPr>
        <w:b/>
        <w:color w:val="404040"/>
      </w:rPr>
      <w:tblPr/>
    </w:tblStylePr>
    <w:tblStylePr w:type="band1Vert">
      <w:rPr>
        <w:color w:val="404040"/>
        <w:sz w:val="22"/>
      </w:rPr>
      <w:tblPr/>
      <w:tcPr>
        <w:shd w:val="clear" w:color="FFF2CB" w:fill="auto"/>
      </w:tcPr>
    </w:tblStylePr>
    <w:tblStylePr w:type="band1Horz">
      <w:rPr>
        <w:color w:val="404040"/>
        <w:sz w:val="22"/>
      </w:rPr>
      <w:tblPr/>
      <w:tcPr>
        <w:shd w:val="clear" w:color="FFF2CB" w:fill="auto"/>
      </w:tcPr>
    </w:tblStylePr>
  </w:style>
  <w:style w:type="table" w:customStyle="1" w:styleId="GridTable4-Accent5">
    <w:name w:val="Grid Table 4 - Accent 5"/>
    <w:uiPriority w:val="59"/>
    <w:tblPr>
      <w:tblStyleRowBandSize w:val="1"/>
      <w:tblStyleColBandSize w:val="1"/>
      <w:tblInd w:w="0" w:type="dxa"/>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CellMar>
        <w:top w:w="0" w:type="dxa"/>
        <w:left w:w="0" w:type="dxa"/>
        <w:bottom w:w="0" w:type="dxa"/>
        <w:right w:w="0" w:type="dxa"/>
      </w:tblCellMar>
    </w:tblPr>
    <w:tblStylePr w:type="firstRow">
      <w:rPr>
        <w:b/>
        <w:color w:val="FFFFFF"/>
        <w:sz w:val="22"/>
      </w:rPr>
      <w:tblPr/>
      <w:tcPr>
        <w:tcBorders>
          <w:top w:val="single" w:color="4472C4" w:themeColor="accent5" w:sz="4" w:space="0"/>
          <w:left w:val="single" w:color="4472C4" w:themeColor="accent5" w:sz="4" w:space="0"/>
          <w:bottom w:val="single" w:color="4472C4" w:themeColor="accent5" w:sz="4" w:space="0"/>
          <w:right w:val="single" w:color="4472C4" w:themeColor="accent5" w:sz="4" w:space="0"/>
        </w:tcBorders>
        <w:shd w:val="clear" w:color="4472C4" w:fill="auto"/>
      </w:tcPr>
    </w:tblStylePr>
    <w:tblStylePr w:type="lastRow">
      <w:rPr>
        <w:b/>
        <w:color w:val="404040"/>
      </w:rPr>
      <w:tblPr/>
      <w:tcPr>
        <w:tcBorders>
          <w:top w:val="single" w:color="4472C4" w:themeColor="accent5" w:sz="4" w:space="0"/>
        </w:tcBorders>
      </w:tcPr>
    </w:tblStylePr>
    <w:tblStylePr w:type="firstCol">
      <w:rPr>
        <w:b/>
        <w:color w:val="404040"/>
      </w:rPr>
      <w:tblPr/>
    </w:tblStylePr>
    <w:tblStylePr w:type="lastCol">
      <w:rPr>
        <w:b/>
        <w:color w:val="404040"/>
      </w:rPr>
      <w:tblPr/>
    </w:tblStylePr>
    <w:tblStylePr w:type="band1Vert">
      <w:rPr>
        <w:color w:val="404040"/>
        <w:sz w:val="22"/>
      </w:rPr>
      <w:tblPr/>
      <w:tcPr>
        <w:shd w:val="clear" w:color="D8E2F3" w:fill="auto"/>
      </w:tcPr>
    </w:tblStylePr>
    <w:tblStylePr w:type="band1Horz">
      <w:rPr>
        <w:color w:val="404040"/>
        <w:sz w:val="22"/>
      </w:rPr>
      <w:tblPr/>
      <w:tcPr>
        <w:shd w:val="clear" w:color="D8E2F3" w:fill="auto"/>
      </w:tcPr>
    </w:tblStylePr>
  </w:style>
  <w:style w:type="table" w:customStyle="1" w:styleId="GridTable4-Accent6">
    <w:name w:val="Grid Table 4 - Accent 6"/>
    <w:uiPriority w:val="59"/>
    <w:tblPr>
      <w:tblStyleRowBandSize w:val="1"/>
      <w:tblStyleColBandSize w:val="1"/>
      <w:tblInd w:w="0" w:type="dxa"/>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CellMar>
        <w:top w:w="0" w:type="dxa"/>
        <w:left w:w="0" w:type="dxa"/>
        <w:bottom w:w="0" w:type="dxa"/>
        <w:right w:w="0" w:type="dxa"/>
      </w:tblCellMar>
    </w:tblPr>
    <w:tblStylePr w:type="firstRow">
      <w:rPr>
        <w:b/>
        <w:color w:val="FFFFFF"/>
        <w:sz w:val="22"/>
      </w:rPr>
      <w:tblPr/>
      <w:tcPr>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70AD47" w:fill="auto"/>
      </w:tcPr>
    </w:tblStylePr>
    <w:tblStylePr w:type="lastRow">
      <w:rPr>
        <w:b/>
        <w:color w:val="404040"/>
      </w:rPr>
      <w:tblPr/>
      <w:tcPr>
        <w:tcBorders>
          <w:top w:val="single" w:color="70AD47" w:themeColor="accent6" w:sz="4" w:space="0"/>
        </w:tcBorders>
      </w:tcPr>
    </w:tblStylePr>
    <w:tblStylePr w:type="firstCol">
      <w:rPr>
        <w:b/>
        <w:color w:val="404040"/>
      </w:rPr>
      <w:tblPr/>
    </w:tblStylePr>
    <w:tblStylePr w:type="lastCol">
      <w:rPr>
        <w:b/>
        <w:color w:val="404040"/>
      </w:rPr>
      <w:tblPr/>
    </w:tblStylePr>
    <w:tblStylePr w:type="band1Vert">
      <w:rPr>
        <w:color w:val="404040"/>
        <w:sz w:val="22"/>
      </w:rPr>
      <w:tblPr/>
      <w:tcPr>
        <w:shd w:val="clear" w:color="E1EFD8" w:fill="auto"/>
      </w:tcPr>
    </w:tblStylePr>
    <w:tblStylePr w:type="band1Horz">
      <w:rPr>
        <w:color w:val="404040"/>
        <w:sz w:val="22"/>
      </w:rPr>
      <w:tblPr/>
      <w:tcPr>
        <w:shd w:val="clear" w:color="E1EFD8" w:fill="auto"/>
      </w:tcPr>
    </w:tblStylePr>
  </w:style>
  <w:style w:type="table" w:styleId="KlavuzTablo5Koyu">
    <w:name w:val="Grid Table 5 Dark"/>
    <w:uiPriority w:val="99"/>
    <w:tblPr>
      <w:tblStyleRowBandSize w:val="1"/>
      <w:tblStyleColBandSize w:val="1"/>
      <w:tblInd w:w="0" w:type="dxa"/>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top w:w="0" w:type="dxa"/>
        <w:left w:w="0" w:type="dxa"/>
        <w:bottom w:w="0" w:type="dxa"/>
        <w:right w:w="0" w:type="dxa"/>
      </w:tblCellMar>
    </w:tblPr>
    <w:tblStylePr w:type="firstRow">
      <w:rPr>
        <w:b/>
        <w:color w:val="FFFFFF"/>
        <w:sz w:val="22"/>
      </w:rPr>
      <w:tblPr/>
      <w:tcPr>
        <w:shd w:val="clear" w:color="000000" w:fill="auto"/>
      </w:tcPr>
    </w:tblStylePr>
    <w:tblStylePr w:type="lastRow">
      <w:rPr>
        <w:b/>
        <w:color w:val="FFFFFF"/>
        <w:sz w:val="22"/>
      </w:rPr>
      <w:tblPr/>
      <w:tcPr>
        <w:tcBorders>
          <w:top w:val="single" w:color="FFFFFF" w:themeColor="light1" w:sz="4" w:space="0"/>
        </w:tcBorders>
        <w:shd w:val="clear" w:color="000000" w:fill="auto"/>
      </w:tcPr>
    </w:tblStylePr>
    <w:tblStylePr w:type="firstCol">
      <w:rPr>
        <w:b/>
        <w:color w:val="FFFFFF"/>
        <w:sz w:val="22"/>
      </w:rPr>
      <w:tblPr/>
      <w:tcPr>
        <w:shd w:val="clear" w:color="000000" w:fill="auto"/>
      </w:tcPr>
    </w:tblStylePr>
    <w:tblStylePr w:type="lastCol">
      <w:rPr>
        <w:b/>
        <w:color w:val="FFFFFF"/>
        <w:sz w:val="22"/>
      </w:rPr>
      <w:tblPr/>
      <w:tcPr>
        <w:shd w:val="clear" w:color="000000" w:fill="auto"/>
      </w:tcPr>
    </w:tblStylePr>
    <w:tblStylePr w:type="band1Vert">
      <w:tblPr/>
      <w:tcPr>
        <w:shd w:val="clear" w:color="8A8A8A" w:fill="auto"/>
      </w:tcPr>
    </w:tblStylePr>
    <w:tblStylePr w:type="band1Horz">
      <w:tblPr/>
      <w:tcPr>
        <w:shd w:val="clear" w:color="8A8A8A" w:fill="auto"/>
      </w:tcPr>
    </w:tblStylePr>
  </w:style>
  <w:style w:type="table" w:customStyle="1" w:styleId="GridTable5Dark-Accent1">
    <w:name w:val="Grid Table 5 Dark- Accent 1"/>
    <w:uiPriority w:val="99"/>
    <w:tblPr>
      <w:tblStyleRowBandSize w:val="1"/>
      <w:tblStyleColBandSize w:val="1"/>
      <w:tblInd w:w="0" w:type="dxa"/>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top w:w="0" w:type="dxa"/>
        <w:left w:w="0" w:type="dxa"/>
        <w:bottom w:w="0" w:type="dxa"/>
        <w:right w:w="0" w:type="dxa"/>
      </w:tblCellMar>
    </w:tblPr>
    <w:tblStylePr w:type="firstRow">
      <w:rPr>
        <w:b/>
        <w:color w:val="FFFFFF"/>
        <w:sz w:val="22"/>
      </w:rPr>
      <w:tblPr/>
      <w:tcPr>
        <w:shd w:val="clear" w:color="5B9BD5" w:fill="auto"/>
      </w:tcPr>
    </w:tblStylePr>
    <w:tblStylePr w:type="lastRow">
      <w:rPr>
        <w:b/>
        <w:color w:val="FFFFFF"/>
        <w:sz w:val="22"/>
      </w:rPr>
      <w:tblPr/>
      <w:tcPr>
        <w:tcBorders>
          <w:top w:val="single" w:color="FFFFFF" w:themeColor="light1" w:sz="4" w:space="0"/>
        </w:tcBorders>
        <w:shd w:val="clear" w:color="5B9BD5" w:fill="auto"/>
      </w:tcPr>
    </w:tblStylePr>
    <w:tblStylePr w:type="firstCol">
      <w:rPr>
        <w:b/>
        <w:color w:val="FFFFFF"/>
        <w:sz w:val="22"/>
      </w:rPr>
      <w:tblPr/>
      <w:tcPr>
        <w:shd w:val="clear" w:color="5B9BD5" w:fill="auto"/>
      </w:tcPr>
    </w:tblStylePr>
    <w:tblStylePr w:type="lastCol">
      <w:rPr>
        <w:b/>
        <w:color w:val="FFFFFF"/>
        <w:sz w:val="22"/>
      </w:rPr>
      <w:tblPr/>
      <w:tcPr>
        <w:shd w:val="clear" w:color="5B9BD5" w:fill="auto"/>
      </w:tcPr>
    </w:tblStylePr>
    <w:tblStylePr w:type="band1Vert">
      <w:tblPr/>
      <w:tcPr>
        <w:shd w:val="clear" w:color="B3D0EB" w:fill="auto"/>
      </w:tcPr>
    </w:tblStylePr>
    <w:tblStylePr w:type="band1Horz">
      <w:tblPr/>
      <w:tcPr>
        <w:shd w:val="clear" w:color="B3D0EB" w:fill="auto"/>
      </w:tcPr>
    </w:tblStylePr>
  </w:style>
  <w:style w:type="table" w:customStyle="1" w:styleId="GridTable5Dark-Accent2">
    <w:name w:val="Grid Table 5 Dark - Accent 2"/>
    <w:uiPriority w:val="99"/>
    <w:tblPr>
      <w:tblStyleRowBandSize w:val="1"/>
      <w:tblStyleColBandSize w:val="1"/>
      <w:tblInd w:w="0" w:type="dxa"/>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top w:w="0" w:type="dxa"/>
        <w:left w:w="0" w:type="dxa"/>
        <w:bottom w:w="0" w:type="dxa"/>
        <w:right w:w="0" w:type="dxa"/>
      </w:tblCellMar>
    </w:tblPr>
    <w:tblStylePr w:type="firstRow">
      <w:rPr>
        <w:b/>
        <w:color w:val="FFFFFF"/>
        <w:sz w:val="22"/>
      </w:rPr>
      <w:tblPr/>
      <w:tcPr>
        <w:shd w:val="clear" w:color="ED7D31" w:fill="auto"/>
      </w:tcPr>
    </w:tblStylePr>
    <w:tblStylePr w:type="lastRow">
      <w:rPr>
        <w:b/>
        <w:color w:val="FFFFFF"/>
        <w:sz w:val="22"/>
      </w:rPr>
      <w:tblPr/>
      <w:tcPr>
        <w:tcBorders>
          <w:top w:val="single" w:color="FFFFFF" w:themeColor="light1" w:sz="4" w:space="0"/>
        </w:tcBorders>
        <w:shd w:val="clear" w:color="ED7D31" w:fill="auto"/>
      </w:tcPr>
    </w:tblStylePr>
    <w:tblStylePr w:type="firstCol">
      <w:rPr>
        <w:b/>
        <w:color w:val="FFFFFF"/>
        <w:sz w:val="22"/>
      </w:rPr>
      <w:tblPr/>
      <w:tcPr>
        <w:shd w:val="clear" w:color="ED7D31" w:fill="auto"/>
      </w:tcPr>
    </w:tblStylePr>
    <w:tblStylePr w:type="lastCol">
      <w:rPr>
        <w:b/>
        <w:color w:val="FFFFFF"/>
        <w:sz w:val="22"/>
      </w:rPr>
      <w:tblPr/>
      <w:tcPr>
        <w:shd w:val="clear" w:color="ED7D31" w:fill="auto"/>
      </w:tcPr>
    </w:tblStylePr>
    <w:tblStylePr w:type="band1Vert">
      <w:tblPr/>
      <w:tcPr>
        <w:shd w:val="clear" w:color="F6C3A0" w:fill="auto"/>
      </w:tcPr>
    </w:tblStylePr>
    <w:tblStylePr w:type="band1Horz">
      <w:tblPr/>
      <w:tcPr>
        <w:shd w:val="clear" w:color="F6C3A0" w:fill="auto"/>
      </w:tcPr>
    </w:tblStylePr>
  </w:style>
  <w:style w:type="table" w:customStyle="1" w:styleId="GridTable5Dark-Accent3">
    <w:name w:val="Grid Table 5 Dark - Accent 3"/>
    <w:uiPriority w:val="99"/>
    <w:tblPr>
      <w:tblStyleRowBandSize w:val="1"/>
      <w:tblStyleColBandSize w:val="1"/>
      <w:tblInd w:w="0" w:type="dxa"/>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top w:w="0" w:type="dxa"/>
        <w:left w:w="0" w:type="dxa"/>
        <w:bottom w:w="0" w:type="dxa"/>
        <w:right w:w="0" w:type="dxa"/>
      </w:tblCellMar>
    </w:tblPr>
    <w:tblStylePr w:type="firstRow">
      <w:rPr>
        <w:b/>
        <w:color w:val="FFFFFF"/>
        <w:sz w:val="22"/>
      </w:rPr>
      <w:tblPr/>
      <w:tcPr>
        <w:shd w:val="clear" w:color="A5A5A5" w:fill="auto"/>
      </w:tcPr>
    </w:tblStylePr>
    <w:tblStylePr w:type="lastRow">
      <w:rPr>
        <w:b/>
        <w:color w:val="FFFFFF"/>
        <w:sz w:val="22"/>
      </w:rPr>
      <w:tblPr/>
      <w:tcPr>
        <w:tcBorders>
          <w:top w:val="single" w:color="FFFFFF" w:themeColor="light1" w:sz="4" w:space="0"/>
        </w:tcBorders>
        <w:shd w:val="clear" w:color="A5A5A5" w:fill="auto"/>
      </w:tcPr>
    </w:tblStylePr>
    <w:tblStylePr w:type="firstCol">
      <w:rPr>
        <w:b/>
        <w:color w:val="FFFFFF"/>
        <w:sz w:val="22"/>
      </w:rPr>
      <w:tblPr/>
      <w:tcPr>
        <w:shd w:val="clear" w:color="A5A5A5" w:fill="auto"/>
      </w:tcPr>
    </w:tblStylePr>
    <w:tblStylePr w:type="lastCol">
      <w:rPr>
        <w:b/>
        <w:color w:val="FFFFFF"/>
        <w:sz w:val="22"/>
      </w:rPr>
      <w:tblPr/>
      <w:tcPr>
        <w:shd w:val="clear" w:color="A5A5A5" w:fill="auto"/>
      </w:tcPr>
    </w:tblStylePr>
    <w:tblStylePr w:type="band1Vert">
      <w:tblPr/>
      <w:tcPr>
        <w:shd w:val="clear" w:color="D5D5D5" w:fill="auto"/>
      </w:tcPr>
    </w:tblStylePr>
    <w:tblStylePr w:type="band1Horz">
      <w:tblPr/>
      <w:tcPr>
        <w:shd w:val="clear" w:color="D5D5D5" w:fill="auto"/>
      </w:tcPr>
    </w:tblStylePr>
  </w:style>
  <w:style w:type="table" w:customStyle="1" w:styleId="GridTable5Dark-Accent4">
    <w:name w:val="Grid Table 5 Dark- Accent 4"/>
    <w:uiPriority w:val="99"/>
    <w:tblPr>
      <w:tblStyleRowBandSize w:val="1"/>
      <w:tblStyleColBandSize w:val="1"/>
      <w:tblInd w:w="0" w:type="dxa"/>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top w:w="0" w:type="dxa"/>
        <w:left w:w="0" w:type="dxa"/>
        <w:bottom w:w="0" w:type="dxa"/>
        <w:right w:w="0" w:type="dxa"/>
      </w:tblCellMar>
    </w:tblPr>
    <w:tblStylePr w:type="firstRow">
      <w:rPr>
        <w:b/>
        <w:color w:val="FFFFFF"/>
        <w:sz w:val="22"/>
      </w:rPr>
      <w:tblPr/>
      <w:tcPr>
        <w:shd w:val="clear" w:color="FFC000" w:fill="auto"/>
      </w:tcPr>
    </w:tblStylePr>
    <w:tblStylePr w:type="lastRow">
      <w:rPr>
        <w:b/>
        <w:color w:val="FFFFFF"/>
        <w:sz w:val="22"/>
      </w:rPr>
      <w:tblPr/>
      <w:tcPr>
        <w:tcBorders>
          <w:top w:val="single" w:color="FFFFFF" w:themeColor="light1" w:sz="4" w:space="0"/>
        </w:tcBorders>
        <w:shd w:val="clear" w:color="FFC000" w:fill="auto"/>
      </w:tcPr>
    </w:tblStylePr>
    <w:tblStylePr w:type="firstCol">
      <w:rPr>
        <w:b/>
        <w:color w:val="FFFFFF"/>
        <w:sz w:val="22"/>
      </w:rPr>
      <w:tblPr/>
      <w:tcPr>
        <w:shd w:val="clear" w:color="FFC000" w:fill="auto"/>
      </w:tcPr>
    </w:tblStylePr>
    <w:tblStylePr w:type="lastCol">
      <w:rPr>
        <w:b/>
        <w:color w:val="FFFFFF"/>
        <w:sz w:val="22"/>
      </w:rPr>
      <w:tblPr/>
      <w:tcPr>
        <w:shd w:val="clear" w:color="FFC000" w:fill="auto"/>
      </w:tcPr>
    </w:tblStylePr>
    <w:tblStylePr w:type="band1Vert">
      <w:tblPr/>
      <w:tcPr>
        <w:shd w:val="clear" w:color="FFE28A" w:fill="auto"/>
      </w:tcPr>
    </w:tblStylePr>
    <w:tblStylePr w:type="band1Horz">
      <w:tblPr/>
      <w:tcPr>
        <w:shd w:val="clear" w:color="FFE28A" w:fill="auto"/>
      </w:tcPr>
    </w:tblStylePr>
  </w:style>
  <w:style w:type="table" w:customStyle="1" w:styleId="GridTable5Dark-Accent5">
    <w:name w:val="Grid Table 5 Dark - Accent 5"/>
    <w:uiPriority w:val="99"/>
    <w:tblPr>
      <w:tblStyleRowBandSize w:val="1"/>
      <w:tblStyleColBandSize w:val="1"/>
      <w:tblInd w:w="0" w:type="dxa"/>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top w:w="0" w:type="dxa"/>
        <w:left w:w="0" w:type="dxa"/>
        <w:bottom w:w="0" w:type="dxa"/>
        <w:right w:w="0" w:type="dxa"/>
      </w:tblCellMar>
    </w:tblPr>
    <w:tblStylePr w:type="firstRow">
      <w:rPr>
        <w:b/>
        <w:color w:val="FFFFFF"/>
        <w:sz w:val="22"/>
      </w:rPr>
      <w:tblPr/>
      <w:tcPr>
        <w:shd w:val="clear" w:color="4472C4" w:fill="auto"/>
      </w:tcPr>
    </w:tblStylePr>
    <w:tblStylePr w:type="lastRow">
      <w:rPr>
        <w:b/>
        <w:color w:val="FFFFFF"/>
        <w:sz w:val="22"/>
      </w:rPr>
      <w:tblPr/>
      <w:tcPr>
        <w:tcBorders>
          <w:top w:val="single" w:color="FFFFFF" w:themeColor="light1" w:sz="4" w:space="0"/>
        </w:tcBorders>
        <w:shd w:val="clear" w:color="4472C4" w:fill="auto"/>
      </w:tcPr>
    </w:tblStylePr>
    <w:tblStylePr w:type="firstCol">
      <w:rPr>
        <w:b/>
        <w:color w:val="FFFFFF"/>
        <w:sz w:val="22"/>
      </w:rPr>
      <w:tblPr/>
      <w:tcPr>
        <w:shd w:val="clear" w:color="4472C4" w:fill="auto"/>
      </w:tcPr>
    </w:tblStylePr>
    <w:tblStylePr w:type="lastCol">
      <w:rPr>
        <w:b/>
        <w:color w:val="FFFFFF"/>
        <w:sz w:val="22"/>
      </w:rPr>
      <w:tblPr/>
      <w:tcPr>
        <w:shd w:val="clear" w:color="4472C4" w:fill="auto"/>
      </w:tcPr>
    </w:tblStylePr>
    <w:tblStylePr w:type="band1Vert">
      <w:tblPr/>
      <w:tcPr>
        <w:shd w:val="clear" w:color="A9BEE4" w:fill="auto"/>
      </w:tcPr>
    </w:tblStylePr>
    <w:tblStylePr w:type="band1Horz">
      <w:tblPr/>
      <w:tcPr>
        <w:shd w:val="clear" w:color="A9BEE4" w:fill="auto"/>
      </w:tcPr>
    </w:tblStylePr>
  </w:style>
  <w:style w:type="table" w:customStyle="1" w:styleId="GridTable5Dark-Accent6">
    <w:name w:val="Grid Table 5 Dark - Accent 6"/>
    <w:uiPriority w:val="99"/>
    <w:tblPr>
      <w:tblStyleRowBandSize w:val="1"/>
      <w:tblStyleColBandSize w:val="1"/>
      <w:tblInd w:w="0" w:type="dxa"/>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CellMar>
        <w:top w:w="0" w:type="dxa"/>
        <w:left w:w="0" w:type="dxa"/>
        <w:bottom w:w="0" w:type="dxa"/>
        <w:right w:w="0" w:type="dxa"/>
      </w:tblCellMar>
    </w:tblPr>
    <w:tblStylePr w:type="firstRow">
      <w:rPr>
        <w:b/>
        <w:color w:val="FFFFFF"/>
        <w:sz w:val="22"/>
      </w:rPr>
      <w:tblPr/>
      <w:tcPr>
        <w:shd w:val="clear" w:color="70AD47" w:fill="auto"/>
      </w:tcPr>
    </w:tblStylePr>
    <w:tblStylePr w:type="lastRow">
      <w:rPr>
        <w:b/>
        <w:color w:val="FFFFFF"/>
        <w:sz w:val="22"/>
      </w:rPr>
      <w:tblPr/>
      <w:tcPr>
        <w:tcBorders>
          <w:top w:val="single" w:color="FFFFFF" w:themeColor="light1" w:sz="4" w:space="0"/>
        </w:tcBorders>
        <w:shd w:val="clear" w:color="70AD47" w:fill="auto"/>
      </w:tcPr>
    </w:tblStylePr>
    <w:tblStylePr w:type="firstCol">
      <w:rPr>
        <w:b/>
        <w:color w:val="FFFFFF"/>
        <w:sz w:val="22"/>
      </w:rPr>
      <w:tblPr/>
      <w:tcPr>
        <w:shd w:val="clear" w:color="70AD47" w:fill="auto"/>
      </w:tcPr>
    </w:tblStylePr>
    <w:tblStylePr w:type="lastCol">
      <w:rPr>
        <w:b/>
        <w:color w:val="FFFFFF"/>
        <w:sz w:val="22"/>
      </w:rPr>
      <w:tblPr/>
      <w:tcPr>
        <w:shd w:val="clear" w:color="70AD47" w:fill="auto"/>
      </w:tcPr>
    </w:tblStylePr>
    <w:tblStylePr w:type="band1Vert">
      <w:tblPr/>
      <w:tcPr>
        <w:shd w:val="clear" w:color="BCDBA8" w:fill="auto"/>
      </w:tcPr>
    </w:tblStylePr>
    <w:tblStylePr w:type="band1Horz">
      <w:tblPr/>
      <w:tcPr>
        <w:shd w:val="clear" w:color="BCDBA8" w:fill="auto"/>
      </w:tcPr>
    </w:tblStylePr>
  </w:style>
  <w:style w:type="table" w:styleId="KlavuzTablo6Renkli">
    <w:name w:val="Grid Table 6 Colorful"/>
    <w:uiPriority w:val="99"/>
    <w:tblPr>
      <w:tblStyleRowBandSize w:val="1"/>
      <w:tblStyleColBandSize w:val="1"/>
      <w:tblInd w:w="0" w:type="dxa"/>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CellMar>
        <w:top w:w="0" w:type="dxa"/>
        <w:left w:w="0" w:type="dxa"/>
        <w:bottom w:w="0" w:type="dxa"/>
        <w:right w:w="0" w:type="dxa"/>
      </w:tblCellMar>
    </w:tblPr>
    <w:tblStylePr w:type="firstRow">
      <w:rPr>
        <w:b/>
        <w:color w:val="7F7F7F" w:themeColor="text1" w:themeTint="80" w:themeShade="95"/>
      </w:rPr>
      <w:tblPr/>
      <w:tcPr>
        <w:tcBorders>
          <w:bottom w:val="single" w:color="7F7F7F" w:themeColor="text1" w:sz="12" w:space="0"/>
        </w:tcBorders>
      </w:tcPr>
    </w:tblStylePr>
    <w:tblStylePr w:type="lastRow">
      <w:rPr>
        <w:b/>
        <w:color w:val="7F7F7F" w:themeColor="text1" w:themeTint="80" w:themeShade="95"/>
      </w:rPr>
      <w:tblPr/>
    </w:tblStylePr>
    <w:tblStylePr w:type="firstCol">
      <w:rPr>
        <w:b/>
        <w:color w:val="7F7F7F" w:themeColor="text1" w:themeTint="80" w:themeShade="95"/>
      </w:rPr>
      <w:tblPr/>
    </w:tblStylePr>
    <w:tblStylePr w:type="lastCol">
      <w:rPr>
        <w:b/>
        <w:color w:val="7F7F7F" w:themeColor="text1" w:themeTint="80" w:themeShade="95"/>
      </w:rPr>
      <w:tblPr/>
    </w:tblStylePr>
    <w:tblStylePr w:type="band1Vert">
      <w:tblPr/>
      <w:tcPr>
        <w:shd w:val="clear" w:color="CBCBCB" w:fill="auto"/>
      </w:tcPr>
    </w:tblStylePr>
    <w:tblStylePr w:type="band1Horz">
      <w:rPr>
        <w:color w:val="7F7F7F" w:themeColor="text1" w:themeTint="80" w:themeShade="95"/>
        <w:sz w:val="22"/>
      </w:rPr>
      <w:tblPr/>
      <w:tcPr>
        <w:shd w:val="clear" w:color="CBCBCB" w:fill="auto"/>
      </w:tcPr>
    </w:tblStylePr>
    <w:tblStylePr w:type="band2Horz">
      <w:rPr>
        <w:color w:val="7F7F7F" w:themeColor="text1" w:themeTint="80" w:themeShade="95"/>
        <w:sz w:val="22"/>
      </w:rPr>
      <w:tblPr/>
    </w:tblStylePr>
  </w:style>
  <w:style w:type="table" w:customStyle="1" w:styleId="GridTable6Colorful-Accent1">
    <w:name w:val="Grid Table 6 Colorful - Accent 1"/>
    <w:uiPriority w:val="99"/>
    <w:tblPr>
      <w:tblStyleRowBandSize w:val="1"/>
      <w:tblStyleColBandSize w:val="1"/>
      <w:tblInd w:w="0" w:type="dxa"/>
      <w:tblBorders>
        <w:top w:val="single" w:color="ACCCEA" w:themeColor="accent1" w:themeTint="80" w:sz="4" w:space="0"/>
        <w:left w:val="single" w:color="ACCCEA" w:themeColor="accent1" w:themeTint="80" w:sz="4" w:space="0"/>
        <w:bottom w:val="single" w:color="ACCCEA" w:themeColor="accent1" w:themeTint="80" w:sz="4" w:space="0"/>
        <w:right w:val="single" w:color="ACCCEA" w:themeColor="accent1" w:themeTint="80" w:sz="4" w:space="0"/>
        <w:insideH w:val="single" w:color="ACCCEA" w:themeColor="accent1" w:themeTint="80" w:sz="4" w:space="0"/>
        <w:insideV w:val="single" w:color="ACCCEA" w:themeColor="accent1" w:themeTint="80" w:sz="4" w:space="0"/>
      </w:tblBorders>
      <w:tblCellMar>
        <w:top w:w="0" w:type="dxa"/>
        <w:left w:w="0" w:type="dxa"/>
        <w:bottom w:w="0" w:type="dxa"/>
        <w:right w:w="0" w:type="dxa"/>
      </w:tblCellMar>
    </w:tblPr>
    <w:tblStylePr w:type="firstRow">
      <w:rPr>
        <w:b/>
        <w:color w:val="ACCCEA" w:themeColor="accent1" w:themeTint="80" w:themeShade="95"/>
      </w:rPr>
      <w:tblPr/>
      <w:tcPr>
        <w:tcBorders>
          <w:bottom w:val="single" w:color="ACCCEA" w:themeColor="accent1" w:sz="12" w:space="0"/>
        </w:tcBorders>
      </w:tcPr>
    </w:tblStylePr>
    <w:tblStylePr w:type="lastRow">
      <w:rPr>
        <w:b/>
        <w:color w:val="ACCCEA" w:themeColor="accent1" w:themeTint="80" w:themeShade="95"/>
      </w:rPr>
      <w:tblPr/>
    </w:tblStylePr>
    <w:tblStylePr w:type="firstCol">
      <w:rPr>
        <w:b/>
        <w:color w:val="ACCCEA" w:themeColor="accent1" w:themeTint="80" w:themeShade="95"/>
      </w:rPr>
      <w:tblPr/>
    </w:tblStylePr>
    <w:tblStylePr w:type="lastCol">
      <w:rPr>
        <w:b/>
        <w:color w:val="ACCCEA" w:themeColor="accent1" w:themeTint="80" w:themeShade="95"/>
      </w:rPr>
      <w:tblPr/>
    </w:tblStylePr>
    <w:tblStylePr w:type="band1Vert">
      <w:tblPr/>
      <w:tcPr>
        <w:shd w:val="clear" w:color="DDEAF6" w:fill="auto"/>
      </w:tcPr>
    </w:tblStylePr>
    <w:tblStylePr w:type="band1Horz">
      <w:rPr>
        <w:color w:val="ACCCEA" w:themeColor="accent1" w:themeTint="80" w:themeShade="95"/>
        <w:sz w:val="22"/>
      </w:rPr>
      <w:tblPr/>
      <w:tcPr>
        <w:shd w:val="clear" w:color="DDEAF6" w:fill="auto"/>
      </w:tcPr>
    </w:tblStylePr>
    <w:tblStylePr w:type="band2Horz">
      <w:rPr>
        <w:color w:val="ACCCEA" w:themeColor="accent1" w:themeTint="80" w:themeShade="95"/>
        <w:sz w:val="22"/>
      </w:rPr>
      <w:tblPr/>
    </w:tblStylePr>
  </w:style>
  <w:style w:type="table" w:customStyle="1" w:styleId="GridTable6Colorful-Accent2">
    <w:name w:val="Grid Table 6 Colorful - Accent 2"/>
    <w:uiPriority w:val="99"/>
    <w:tblPr>
      <w:tblStyleRowBandSize w:val="1"/>
      <w:tblStyleColBandSize w:val="1"/>
      <w:tblInd w:w="0" w:type="dxa"/>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CellMar>
        <w:top w:w="0" w:type="dxa"/>
        <w:left w:w="0" w:type="dxa"/>
        <w:bottom w:w="0" w:type="dxa"/>
        <w:right w:w="0" w:type="dxa"/>
      </w:tblCellMar>
    </w:tblPr>
    <w:tblStylePr w:type="firstRow">
      <w:rPr>
        <w:b/>
        <w:color w:val="F4B184" w:themeColor="accent2" w:themeTint="97" w:themeShade="95"/>
      </w:rPr>
      <w:tblPr/>
      <w:tcPr>
        <w:tcBorders>
          <w:bottom w:val="single" w:color="F4B184" w:themeColor="accent2" w:sz="12" w:space="0"/>
        </w:tcBorders>
      </w:tcPr>
    </w:tblStylePr>
    <w:tblStylePr w:type="lastRow">
      <w:rPr>
        <w:b/>
        <w:color w:val="F4B184" w:themeColor="accent2" w:themeTint="97" w:themeShade="95"/>
      </w:rPr>
      <w:tblPr/>
    </w:tblStylePr>
    <w:tblStylePr w:type="firstCol">
      <w:rPr>
        <w:b/>
        <w:color w:val="F4B184" w:themeColor="accent2" w:themeTint="97" w:themeShade="95"/>
      </w:rPr>
      <w:tblPr/>
    </w:tblStylePr>
    <w:tblStylePr w:type="lastCol">
      <w:rPr>
        <w:b/>
        <w:color w:val="F4B184" w:themeColor="accent2" w:themeTint="97" w:themeShade="95"/>
      </w:rPr>
      <w:tblPr/>
    </w:tblStylePr>
    <w:tblStylePr w:type="band1Vert">
      <w:tblPr/>
      <w:tcPr>
        <w:shd w:val="clear" w:color="FBE5D6" w:fill="auto"/>
      </w:tcPr>
    </w:tblStylePr>
    <w:tblStylePr w:type="band1Horz">
      <w:rPr>
        <w:color w:val="F4B184" w:themeColor="accent2" w:themeTint="97" w:themeShade="95"/>
        <w:sz w:val="22"/>
      </w:rPr>
      <w:tblPr/>
      <w:tcPr>
        <w:shd w:val="clear" w:color="FBE5D6" w:fill="auto"/>
      </w:tcPr>
    </w:tblStylePr>
    <w:tblStylePr w:type="band2Horz">
      <w:rPr>
        <w:color w:val="F4B184" w:themeColor="accent2" w:themeTint="97" w:themeShade="95"/>
        <w:sz w:val="22"/>
      </w:rPr>
      <w:tblPr/>
    </w:tblStylePr>
  </w:style>
  <w:style w:type="table" w:customStyle="1" w:styleId="GridTable6Colorful-Accent3">
    <w:name w:val="Grid Table 6 Colorful - Accent 3"/>
    <w:uiPriority w:val="99"/>
    <w:tblPr>
      <w:tblStyleRowBandSize w:val="1"/>
      <w:tblStyleColBandSize w:val="1"/>
      <w:tblInd w:w="0" w:type="dxa"/>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CellMar>
        <w:top w:w="0" w:type="dxa"/>
        <w:left w:w="0" w:type="dxa"/>
        <w:bottom w:w="0" w:type="dxa"/>
        <w:right w:w="0" w:type="dxa"/>
      </w:tblCellMar>
    </w:tblPr>
    <w:tblStylePr w:type="firstRow">
      <w:rPr>
        <w:b/>
        <w:color w:val="A5A5A5" w:themeColor="accent3" w:themeTint="fe" w:themeShade="95"/>
      </w:rPr>
      <w:tblPr/>
      <w:tcPr>
        <w:tcBorders>
          <w:bottom w:val="single" w:color="A5A5A5" w:themeColor="accent3" w:sz="12" w:space="0"/>
        </w:tcBorders>
      </w:tcPr>
    </w:tblStylePr>
    <w:tblStylePr w:type="lastRow">
      <w:rPr>
        <w:b/>
        <w:color w:val="A5A5A5" w:themeColor="accent3" w:themeTint="fe" w:themeShade="95"/>
      </w:rPr>
      <w:tblPr/>
    </w:tblStylePr>
    <w:tblStylePr w:type="firstCol">
      <w:rPr>
        <w:b/>
        <w:color w:val="A5A5A5" w:themeColor="accent3" w:themeTint="fe" w:themeShade="95"/>
      </w:rPr>
      <w:tblPr/>
    </w:tblStylePr>
    <w:tblStylePr w:type="lastCol">
      <w:rPr>
        <w:b/>
        <w:color w:val="A5A5A5" w:themeColor="accent3" w:themeTint="fe" w:themeShade="95"/>
      </w:rPr>
      <w:tblPr/>
    </w:tblStylePr>
    <w:tblStylePr w:type="band1Vert">
      <w:tblPr/>
      <w:tcPr>
        <w:shd w:val="clear" w:color="ECECEC" w:fill="auto"/>
      </w:tcPr>
    </w:tblStylePr>
    <w:tblStylePr w:type="band1Horz">
      <w:rPr>
        <w:color w:val="A5A5A5" w:themeColor="accent3" w:themeTint="fe" w:themeShade="95"/>
        <w:sz w:val="22"/>
      </w:rPr>
      <w:tblPr/>
      <w:tcPr>
        <w:shd w:val="clear" w:color="ECECEC" w:fill="auto"/>
      </w:tcPr>
    </w:tblStylePr>
    <w:tblStylePr w:type="band2Horz">
      <w:rPr>
        <w:color w:val="A5A5A5" w:themeColor="accent3" w:themeTint="fe" w:themeShade="95"/>
        <w:sz w:val="22"/>
      </w:rPr>
      <w:tblPr/>
    </w:tblStylePr>
  </w:style>
  <w:style w:type="table" w:customStyle="1" w:styleId="GridTable6Colorful-Accent4">
    <w:name w:val="Grid Table 6 Colorful - Accent 4"/>
    <w:uiPriority w:val="99"/>
    <w:tblPr>
      <w:tblStyleRowBandSize w:val="1"/>
      <w:tblStyleColBandSize w:val="1"/>
      <w:tblInd w:w="0" w:type="dxa"/>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CellMar>
        <w:top w:w="0" w:type="dxa"/>
        <w:left w:w="0" w:type="dxa"/>
        <w:bottom w:w="0" w:type="dxa"/>
        <w:right w:w="0" w:type="dxa"/>
      </w:tblCellMar>
    </w:tblPr>
    <w:tblStylePr w:type="firstRow">
      <w:rPr>
        <w:b/>
        <w:color w:val="FFD865" w:themeColor="accent4" w:themeTint="9a" w:themeShade="95"/>
      </w:rPr>
      <w:tblPr/>
      <w:tcPr>
        <w:tcBorders>
          <w:bottom w:val="single" w:color="FFD865" w:themeColor="accent4" w:sz="12" w:space="0"/>
        </w:tcBorders>
      </w:tcPr>
    </w:tblStylePr>
    <w:tblStylePr w:type="lastRow">
      <w:rPr>
        <w:b/>
        <w:color w:val="FFD865" w:themeColor="accent4" w:themeTint="9a" w:themeShade="95"/>
      </w:rPr>
      <w:tblPr/>
    </w:tblStylePr>
    <w:tblStylePr w:type="firstCol">
      <w:rPr>
        <w:b/>
        <w:color w:val="FFD865" w:themeColor="accent4" w:themeTint="9a" w:themeShade="95"/>
      </w:rPr>
      <w:tblPr/>
    </w:tblStylePr>
    <w:tblStylePr w:type="lastCol">
      <w:rPr>
        <w:b/>
        <w:color w:val="FFD865" w:themeColor="accent4" w:themeTint="9a" w:themeShade="95"/>
      </w:rPr>
      <w:tblPr/>
    </w:tblStylePr>
    <w:tblStylePr w:type="band1Vert">
      <w:tblPr/>
      <w:tcPr>
        <w:shd w:val="clear" w:color="FFF2CB" w:fill="auto"/>
      </w:tcPr>
    </w:tblStylePr>
    <w:tblStylePr w:type="band1Horz">
      <w:rPr>
        <w:color w:val="FFD865" w:themeColor="accent4" w:themeTint="9a" w:themeShade="95"/>
        <w:sz w:val="22"/>
      </w:rPr>
      <w:tblPr/>
      <w:tcPr>
        <w:shd w:val="clear" w:color="FFF2CB" w:fill="auto"/>
      </w:tcPr>
    </w:tblStylePr>
    <w:tblStylePr w:type="band2Horz">
      <w:rPr>
        <w:color w:val="FFD865" w:themeColor="accent4" w:themeTint="9a" w:themeShade="95"/>
        <w:sz w:val="22"/>
      </w:rPr>
      <w:tblPr/>
    </w:tblStylePr>
  </w:style>
  <w:style w:type="table" w:customStyle="1" w:styleId="GridTable6Colorful-Accent5">
    <w:name w:val="Grid Table 6 Colorful - Accent 5"/>
    <w:uiPriority w:val="99"/>
    <w:tblPr>
      <w:tblStyleRowBandSize w:val="1"/>
      <w:tblStyleColBandSize w:val="1"/>
      <w:tblInd w:w="0" w:type="dxa"/>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CellMar>
        <w:top w:w="0" w:type="dxa"/>
        <w:left w:w="0" w:type="dxa"/>
        <w:bottom w:w="0" w:type="dxa"/>
        <w:right w:w="0" w:type="dxa"/>
      </w:tblCellMar>
    </w:tblPr>
    <w:tblStylePr w:type="firstRow">
      <w:rPr>
        <w:b/>
        <w:color w:val="254175" w:themeColor="accent5" w:themeShade="95"/>
      </w:rPr>
      <w:tblPr/>
      <w:tcPr>
        <w:tcBorders>
          <w:bottom w:val="single" w:color="4472C4" w:themeColor="accent5" w:sz="12" w:space="0"/>
        </w:tcBorders>
      </w:tcPr>
    </w:tblStylePr>
    <w:tblStylePr w:type="lastRow">
      <w:rPr>
        <w:b/>
        <w:color w:val="254175" w:themeColor="accent5" w:themeShade="95"/>
      </w:rPr>
      <w:tblPr/>
    </w:tblStylePr>
    <w:tblStylePr w:type="firstCol">
      <w:rPr>
        <w:b/>
        <w:color w:val="254175" w:themeColor="accent5" w:themeShade="95"/>
      </w:rPr>
      <w:tblPr/>
    </w:tblStylePr>
    <w:tblStylePr w:type="lastCol">
      <w:rPr>
        <w:b/>
        <w:color w:val="254175" w:themeColor="accent5" w:themeShade="95"/>
      </w:rPr>
      <w:tblPr/>
    </w:tblStylePr>
    <w:tblStylePr w:type="band1Vert">
      <w:tblPr/>
      <w:tcPr>
        <w:shd w:val="clear" w:color="D8E2F3" w:fill="auto"/>
      </w:tcPr>
    </w:tblStylePr>
    <w:tblStylePr w:type="band1Horz">
      <w:rPr>
        <w:color w:val="254175" w:themeColor="accent5" w:themeShade="95"/>
        <w:sz w:val="22"/>
      </w:rPr>
      <w:tblPr/>
      <w:tcPr>
        <w:shd w:val="clear" w:color="D8E2F3" w:fill="auto"/>
      </w:tcPr>
    </w:tblStylePr>
    <w:tblStylePr w:type="band2Horz">
      <w:rPr>
        <w:color w:val="254175" w:themeColor="accent5" w:themeShade="95"/>
        <w:sz w:val="22"/>
      </w:rPr>
      <w:tblPr/>
    </w:tblStylePr>
  </w:style>
  <w:style w:type="table" w:customStyle="1" w:styleId="GridTable6Colorful-Accent6">
    <w:name w:val="Grid Table 6 Colorful - Accent 6"/>
    <w:uiPriority w:val="99"/>
    <w:tblPr>
      <w:tblStyleRowBandSize w:val="1"/>
      <w:tblStyleColBandSize w:val="1"/>
      <w:tblInd w:w="0" w:type="dxa"/>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CellMar>
        <w:top w:w="0" w:type="dxa"/>
        <w:left w:w="0" w:type="dxa"/>
        <w:bottom w:w="0" w:type="dxa"/>
        <w:right w:w="0" w:type="dxa"/>
      </w:tblCellMar>
    </w:tblPr>
    <w:tblStylePr w:type="firstRow">
      <w:rPr>
        <w:b/>
        <w:color w:val="254175" w:themeColor="accent5" w:themeShade="95"/>
      </w:rPr>
      <w:tblPr/>
      <w:tcPr>
        <w:tcBorders>
          <w:bottom w:val="single" w:color="70AD47" w:themeColor="accent6" w:sz="12" w:space="0"/>
        </w:tcBorders>
      </w:tcPr>
    </w:tblStylePr>
    <w:tblStylePr w:type="lastRow">
      <w:rPr>
        <w:b/>
        <w:color w:val="254175" w:themeColor="accent5" w:themeShade="95"/>
      </w:rPr>
      <w:tblPr/>
    </w:tblStylePr>
    <w:tblStylePr w:type="firstCol">
      <w:rPr>
        <w:b/>
        <w:color w:val="254175" w:themeColor="accent5" w:themeShade="95"/>
      </w:rPr>
      <w:tblPr/>
    </w:tblStylePr>
    <w:tblStylePr w:type="lastCol">
      <w:rPr>
        <w:b/>
        <w:color w:val="254175" w:themeColor="accent5" w:themeShade="95"/>
      </w:rPr>
      <w:tblPr/>
    </w:tblStylePr>
    <w:tblStylePr w:type="band1Vert">
      <w:tblPr/>
      <w:tcPr>
        <w:shd w:val="clear" w:color="E1EFD8" w:fill="auto"/>
      </w:tcPr>
    </w:tblStylePr>
    <w:tblStylePr w:type="band1Horz">
      <w:rPr>
        <w:color w:val="254175" w:themeColor="accent5" w:themeShade="95"/>
        <w:sz w:val="22"/>
      </w:rPr>
      <w:tblPr/>
      <w:tcPr>
        <w:shd w:val="clear" w:color="E1EFD8" w:fill="auto"/>
      </w:tcPr>
    </w:tblStylePr>
    <w:tblStylePr w:type="band2Horz">
      <w:rPr>
        <w:color w:val="254175" w:themeColor="accent5" w:themeShade="95"/>
        <w:sz w:val="22"/>
      </w:rPr>
      <w:tblPr/>
    </w:tblStylePr>
  </w:style>
  <w:style w:type="table" w:styleId="KlavuzTablo7Renkli">
    <w:name w:val="Grid Table 7 Colorful"/>
    <w:uiPriority w:val="99"/>
    <w:tblPr>
      <w:tblStyleRowBandSize w:val="1"/>
      <w:tblStyleColBandSize w:val="1"/>
      <w:tblInd w:w="0" w:type="dxa"/>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CellMar>
        <w:top w:w="0" w:type="dxa"/>
        <w:left w:w="0" w:type="dxa"/>
        <w:bottom w:w="0" w:type="dxa"/>
        <w:right w:w="0" w:type="dxa"/>
      </w:tblCellMar>
    </w:tblPr>
    <w:tblStylePr w:type="firstRow">
      <w:rPr>
        <w:b/>
        <w:color w:val="7F7F7F" w:themeColor="text1" w:themeTint="80" w:themeShade="95"/>
        <w:sz w:val="22"/>
      </w:rPr>
      <w:tblPr/>
      <w:tcPr>
        <w:tcBorders>
          <w:top w:val="none" w:color="auto" w:sz="0" w:space="0"/>
          <w:left w:val="none" w:color="auto" w:sz="0" w:space="0"/>
          <w:bottom w:val="single" w:color="7F7F7F" w:themeColor="text1" w:sz="4" w:space="0"/>
          <w:right w:val="none" w:color="auto" w:sz="0" w:space="0"/>
        </w:tcBorders>
        <w:shd w:val="clear" w:color="FFFFFF" w:fill="auto"/>
      </w:tcPr>
    </w:tblStylePr>
    <w:tblStylePr w:type="lastRow">
      <w:rPr>
        <w:b/>
        <w:color w:val="7F7F7F" w:themeColor="text1" w:themeTint="80" w:themeShade="95"/>
        <w:sz w:val="22"/>
      </w:rPr>
      <w:tblPr/>
      <w:tcPr>
        <w:tcBorders>
          <w:top w:val="single" w:color="7F7F7F" w:themeColor="text1" w:sz="4" w:space="0"/>
          <w:left w:val="none" w:color="auto" w:sz="0" w:space="0"/>
          <w:bottom w:val="none" w:color="auto" w:sz="0" w:space="0"/>
          <w:right w:val="none" w:color="auto" w:sz="0" w:space="0"/>
        </w:tcBorders>
        <w:shd w:val="clear" w:color="FFFFFF" w:fill="auto"/>
      </w:tcPr>
    </w:tblStylePr>
    <w:tblStylePr w:type="firstCol">
      <w:pPr>
        <w:jc w:val="right"/>
      </w:pPr>
      <w:rPr>
        <w:i/>
        <w:color w:val="7F7F7F" w:themeColor="text1" w:themeTint="80" w:themeShade="95"/>
        <w:sz w:val="22"/>
      </w:rPr>
      <w:tblPr/>
      <w:tcPr>
        <w:tcBorders>
          <w:top w:val="none" w:color="auto" w:sz="0" w:space="0"/>
          <w:left w:val="none" w:color="auto" w:sz="0" w:space="0"/>
          <w:bottom w:val="none" w:color="auto" w:sz="0" w:space="0"/>
          <w:right w:val="single" w:color="7F7F7F" w:themeColor="text1" w:sz="4" w:space="0"/>
        </w:tcBorders>
        <w:shd w:val="clear" w:color="FFFFFF" w:fill="auto"/>
      </w:tcPr>
    </w:tblStylePr>
    <w:tblStylePr w:type="lastCol">
      <w:rPr>
        <w:i/>
        <w:color w:val="7F7F7F" w:themeColor="text1" w:themeTint="80" w:themeShade="95"/>
        <w:sz w:val="22"/>
      </w:rPr>
      <w:tblPr/>
      <w:tcPr>
        <w:tcBorders>
          <w:top w:val="none" w:color="auto" w:sz="0" w:space="0"/>
          <w:left w:val="single" w:color="7F7F7F" w:themeColor="text1" w:sz="4" w:space="0"/>
          <w:bottom w:val="none" w:color="auto" w:sz="0" w:space="0"/>
          <w:right w:val="none" w:color="auto" w:sz="0" w:space="0"/>
        </w:tcBorders>
        <w:shd w:val="clear" w:color="FFFFFF" w:fill="auto"/>
      </w:tcPr>
    </w:tblStylePr>
    <w:tblStylePr w:type="band1Vert">
      <w:tblPr/>
      <w:tcPr>
        <w:shd w:val="clear" w:color="F2F2F2" w:fill="auto"/>
      </w:tcPr>
    </w:tblStylePr>
    <w:tblStylePr w:type="band1Horz">
      <w:rPr>
        <w:color w:val="7F7F7F" w:themeColor="text1" w:themeTint="80" w:themeShade="95"/>
        <w:sz w:val="22"/>
      </w:rPr>
      <w:tblPr/>
      <w:tcPr>
        <w:shd w:val="clear" w:color="F2F2F2" w:fill="auto"/>
      </w:tcPr>
    </w:tblStylePr>
    <w:tblStylePr w:type="band2Horz">
      <w:rPr>
        <w:color w:val="7F7F7F" w:themeColor="text1" w:themeTint="80" w:themeShade="95"/>
        <w:sz w:val="22"/>
      </w:rPr>
      <w:tblPr/>
    </w:tblStylePr>
  </w:style>
  <w:style w:type="table" w:customStyle="1" w:styleId="GridTable7Colorful-Accent1">
    <w:name w:val="Grid Table 7 Colorful - Accent 1"/>
    <w:uiPriority w:val="99"/>
    <w:tblPr>
      <w:tblStyleRowBandSize w:val="1"/>
      <w:tblStyleColBandSize w:val="1"/>
      <w:tblInd w:w="0" w:type="dxa"/>
      <w:tblBorders>
        <w:bottom w:val="single" w:color="ACCCEA" w:themeColor="accent1" w:themeTint="80" w:sz="4" w:space="0"/>
        <w:right w:val="single" w:color="ACCCEA" w:themeColor="accent1" w:themeTint="80" w:sz="4" w:space="0"/>
        <w:insideH w:val="single" w:color="ACCCEA" w:themeColor="accent1" w:themeTint="80" w:sz="4" w:space="0"/>
        <w:insideV w:val="single" w:color="ACCCEA" w:themeColor="accent1" w:themeTint="80" w:sz="4" w:space="0"/>
      </w:tblBorders>
      <w:tblCellMar>
        <w:top w:w="0" w:type="dxa"/>
        <w:left w:w="0" w:type="dxa"/>
        <w:bottom w:w="0" w:type="dxa"/>
        <w:right w:w="0" w:type="dxa"/>
      </w:tblCellMar>
    </w:tblPr>
    <w:tblStylePr w:type="firstRow">
      <w:rPr>
        <w:b/>
        <w:color w:val="ACCCEA" w:themeColor="accent1" w:themeTint="80" w:themeShade="95"/>
        <w:sz w:val="22"/>
      </w:rPr>
      <w:tblPr/>
      <w:tcPr>
        <w:tcBorders>
          <w:top w:val="none" w:color="auto" w:sz="0" w:space="0"/>
          <w:left w:val="none" w:color="auto" w:sz="0" w:space="0"/>
          <w:bottom w:val="single" w:color="ACCCEA" w:themeColor="accent1" w:sz="4" w:space="0"/>
          <w:right w:val="none" w:color="auto" w:sz="0" w:space="0"/>
        </w:tcBorders>
        <w:shd w:val="clear" w:color="FFFFFF" w:fill="auto"/>
      </w:tcPr>
    </w:tblStylePr>
    <w:tblStylePr w:type="lastRow">
      <w:rPr>
        <w:b/>
        <w:color w:val="ACCCEA" w:themeColor="accent1" w:themeTint="80" w:themeShade="95"/>
        <w:sz w:val="22"/>
      </w:rPr>
      <w:tblPr/>
      <w:tcPr>
        <w:tcBorders>
          <w:top w:val="single" w:color="ACCCEA" w:themeColor="accent1" w:sz="4" w:space="0"/>
          <w:left w:val="none" w:color="auto" w:sz="0" w:space="0"/>
          <w:bottom w:val="none" w:color="auto" w:sz="0" w:space="0"/>
          <w:right w:val="none" w:color="auto" w:sz="0" w:space="0"/>
        </w:tcBorders>
        <w:shd w:val="clear" w:color="FFFFFF" w:fill="auto"/>
      </w:tcPr>
    </w:tblStylePr>
    <w:tblStylePr w:type="firstCol">
      <w:pPr>
        <w:jc w:val="right"/>
      </w:pPr>
      <w:rPr>
        <w:i/>
        <w:color w:val="ACCCEA" w:themeColor="accent1" w:themeTint="80" w:themeShade="95"/>
        <w:sz w:val="22"/>
      </w:rPr>
      <w:tblPr/>
      <w:tcPr>
        <w:tcBorders>
          <w:top w:val="none" w:color="auto" w:sz="0" w:space="0"/>
          <w:left w:val="none" w:color="auto" w:sz="0" w:space="0"/>
          <w:bottom w:val="none" w:color="auto" w:sz="0" w:space="0"/>
          <w:right w:val="single" w:color="ACCCEA" w:themeColor="accent1" w:sz="4" w:space="0"/>
        </w:tcBorders>
        <w:shd w:val="clear" w:color="FFFFFF" w:fill="auto"/>
      </w:tcPr>
    </w:tblStylePr>
    <w:tblStylePr w:type="lastCol">
      <w:rPr>
        <w:i/>
        <w:color w:val="ACCCEA" w:themeColor="accent1" w:themeTint="80" w:themeShade="95"/>
        <w:sz w:val="22"/>
      </w:rPr>
      <w:tblPr/>
      <w:tcPr>
        <w:tcBorders>
          <w:top w:val="none" w:color="auto" w:sz="0" w:space="0"/>
          <w:left w:val="single" w:color="ACCCEA" w:themeColor="accent1" w:sz="4" w:space="0"/>
          <w:bottom w:val="none" w:color="auto" w:sz="0" w:space="0"/>
          <w:right w:val="none" w:color="auto" w:sz="0" w:space="0"/>
        </w:tcBorders>
        <w:shd w:val="clear" w:color="FFFFFF" w:fill="auto"/>
      </w:tcPr>
    </w:tblStylePr>
    <w:tblStylePr w:type="band1Vert">
      <w:tblPr/>
      <w:tcPr>
        <w:shd w:val="clear" w:color="DDEAF6" w:fill="auto"/>
      </w:tcPr>
    </w:tblStylePr>
    <w:tblStylePr w:type="band1Horz">
      <w:rPr>
        <w:color w:val="ACCCEA" w:themeColor="accent1" w:themeTint="80" w:themeShade="95"/>
        <w:sz w:val="22"/>
      </w:rPr>
      <w:tblPr/>
      <w:tcPr>
        <w:shd w:val="clear" w:color="DDEAF6" w:fill="auto"/>
      </w:tcPr>
    </w:tblStylePr>
    <w:tblStylePr w:type="band2Horz">
      <w:rPr>
        <w:color w:val="ACCCEA" w:themeColor="accent1" w:themeTint="80" w:themeShade="95"/>
        <w:sz w:val="22"/>
      </w:rPr>
      <w:tblPr/>
    </w:tblStylePr>
  </w:style>
  <w:style w:type="table" w:customStyle="1" w:styleId="GridTable7Colorful-Accent2">
    <w:name w:val="Grid Table 7 Colorful - Accent 2"/>
    <w:uiPriority w:val="99"/>
    <w:tblPr>
      <w:tblStyleRowBandSize w:val="1"/>
      <w:tblStyleColBandSize w:val="1"/>
      <w:tblInd w:w="0" w:type="dxa"/>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CellMar>
        <w:top w:w="0" w:type="dxa"/>
        <w:left w:w="0" w:type="dxa"/>
        <w:bottom w:w="0" w:type="dxa"/>
        <w:right w:w="0" w:type="dxa"/>
      </w:tblCellMar>
    </w:tblPr>
    <w:tblStylePr w:type="firstRow">
      <w:rPr>
        <w:b/>
        <w:color w:val="F4B184" w:themeColor="accent2" w:themeTint="97" w:themeShade="95"/>
        <w:sz w:val="22"/>
      </w:rPr>
      <w:tblPr/>
      <w:tcPr>
        <w:tcBorders>
          <w:top w:val="none" w:color="auto" w:sz="0" w:space="0"/>
          <w:left w:val="none" w:color="auto" w:sz="0" w:space="0"/>
          <w:bottom w:val="single" w:color="F4B184" w:themeColor="accent2" w:sz="4" w:space="0"/>
          <w:right w:val="none" w:color="auto" w:sz="0" w:space="0"/>
        </w:tcBorders>
        <w:shd w:val="clear" w:color="FFFFFF" w:fill="auto"/>
      </w:tcPr>
    </w:tblStylePr>
    <w:tblStylePr w:type="lastRow">
      <w:rPr>
        <w:b/>
        <w:color w:val="F4B184" w:themeColor="accent2" w:themeTint="97" w:themeShade="95"/>
        <w:sz w:val="22"/>
      </w:rPr>
      <w:tblPr/>
      <w:tcPr>
        <w:tcBorders>
          <w:top w:val="single" w:color="F4B184" w:themeColor="accent2" w:sz="4" w:space="0"/>
          <w:left w:val="none" w:color="auto" w:sz="0" w:space="0"/>
          <w:bottom w:val="none" w:color="auto" w:sz="0" w:space="0"/>
          <w:right w:val="none" w:color="auto" w:sz="0" w:space="0"/>
        </w:tcBorders>
        <w:shd w:val="clear" w:color="FFFFFF" w:fill="auto"/>
      </w:tcPr>
    </w:tblStylePr>
    <w:tblStylePr w:type="firstCol">
      <w:pPr>
        <w:jc w:val="right"/>
      </w:pPr>
      <w:rPr>
        <w:i/>
        <w:color w:val="F4B184" w:themeColor="accent2" w:themeTint="97" w:themeShade="95"/>
        <w:sz w:val="22"/>
      </w:rPr>
      <w:tblPr/>
      <w:tcPr>
        <w:tcBorders>
          <w:top w:val="none" w:color="auto" w:sz="0" w:space="0"/>
          <w:left w:val="none" w:color="auto" w:sz="0" w:space="0"/>
          <w:bottom w:val="none" w:color="auto" w:sz="0" w:space="0"/>
          <w:right w:val="single" w:color="F4B184" w:themeColor="accent2" w:sz="4" w:space="0"/>
        </w:tcBorders>
        <w:shd w:val="clear" w:color="FFFFFF" w:fill="auto"/>
      </w:tcPr>
    </w:tblStylePr>
    <w:tblStylePr w:type="lastCol">
      <w:rPr>
        <w:i/>
        <w:color w:val="F4B184" w:themeColor="accent2" w:themeTint="97" w:themeShade="95"/>
        <w:sz w:val="22"/>
      </w:rPr>
      <w:tblPr/>
      <w:tcPr>
        <w:tcBorders>
          <w:top w:val="none" w:color="auto" w:sz="0" w:space="0"/>
          <w:left w:val="single" w:color="F4B184" w:themeColor="accent2" w:sz="4" w:space="0"/>
          <w:bottom w:val="none" w:color="auto" w:sz="0" w:space="0"/>
          <w:right w:val="none" w:color="auto" w:sz="0" w:space="0"/>
        </w:tcBorders>
        <w:shd w:val="clear" w:color="FFFFFF" w:fill="auto"/>
      </w:tcPr>
    </w:tblStylePr>
    <w:tblStylePr w:type="band1Vert">
      <w:tblPr/>
      <w:tcPr>
        <w:shd w:val="clear" w:color="FBE5D6" w:fill="auto"/>
      </w:tcPr>
    </w:tblStylePr>
    <w:tblStylePr w:type="band1Horz">
      <w:rPr>
        <w:color w:val="F4B184" w:themeColor="accent2" w:themeTint="97" w:themeShade="95"/>
        <w:sz w:val="22"/>
      </w:rPr>
      <w:tblPr/>
      <w:tcPr>
        <w:shd w:val="clear" w:color="FBE5D6" w:fill="auto"/>
      </w:tcPr>
    </w:tblStylePr>
    <w:tblStylePr w:type="band2Horz">
      <w:rPr>
        <w:color w:val="F4B184" w:themeColor="accent2" w:themeTint="97" w:themeShade="95"/>
        <w:sz w:val="22"/>
      </w:rPr>
      <w:tblPr/>
    </w:tblStylePr>
  </w:style>
  <w:style w:type="table" w:customStyle="1" w:styleId="GridTable7Colorful-Accent3">
    <w:name w:val="Grid Table 7 Colorful - Accent 3"/>
    <w:uiPriority w:val="99"/>
    <w:tblPr>
      <w:tblStyleRowBandSize w:val="1"/>
      <w:tblStyleColBandSize w:val="1"/>
      <w:tblInd w:w="0" w:type="dxa"/>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CellMar>
        <w:top w:w="0" w:type="dxa"/>
        <w:left w:w="0" w:type="dxa"/>
        <w:bottom w:w="0" w:type="dxa"/>
        <w:right w:w="0" w:type="dxa"/>
      </w:tblCellMar>
    </w:tblPr>
    <w:tblStylePr w:type="firstRow">
      <w:rPr>
        <w:b/>
        <w:color w:val="A5A5A5" w:themeColor="accent3" w:themeTint="fe" w:themeShade="95"/>
        <w:sz w:val="22"/>
      </w:rPr>
      <w:tblPr/>
      <w:tcPr>
        <w:tcBorders>
          <w:top w:val="none" w:color="auto" w:sz="0" w:space="0"/>
          <w:left w:val="none" w:color="auto" w:sz="0" w:space="0"/>
          <w:bottom w:val="single" w:color="A5A5A5" w:themeColor="accent3" w:sz="4" w:space="0"/>
          <w:right w:val="none" w:color="auto" w:sz="0" w:space="0"/>
        </w:tcBorders>
        <w:shd w:val="clear" w:color="FFFFFF" w:fill="auto"/>
      </w:tcPr>
    </w:tblStylePr>
    <w:tblStylePr w:type="lastRow">
      <w:rPr>
        <w:b/>
        <w:color w:val="A5A5A5" w:themeColor="accent3" w:themeTint="fe" w:themeShade="95"/>
        <w:sz w:val="22"/>
      </w:rPr>
      <w:tblPr/>
      <w:tcPr>
        <w:tcBorders>
          <w:top w:val="single" w:color="A5A5A5" w:themeColor="accent3" w:sz="4" w:space="0"/>
          <w:left w:val="none" w:color="auto" w:sz="0" w:space="0"/>
          <w:bottom w:val="none" w:color="auto" w:sz="0" w:space="0"/>
          <w:right w:val="none" w:color="auto" w:sz="0" w:space="0"/>
        </w:tcBorders>
        <w:shd w:val="clear" w:color="FFFFFF" w:fill="auto"/>
      </w:tcPr>
    </w:tblStylePr>
    <w:tblStylePr w:type="firstCol">
      <w:pPr>
        <w:jc w:val="right"/>
      </w:pPr>
      <w:rPr>
        <w:i/>
        <w:color w:val="A5A5A5" w:themeColor="accent3" w:themeTint="fe" w:themeShade="95"/>
        <w:sz w:val="22"/>
      </w:rPr>
      <w:tblPr/>
      <w:tcPr>
        <w:tcBorders>
          <w:top w:val="none" w:color="auto" w:sz="0" w:space="0"/>
          <w:left w:val="none" w:color="auto" w:sz="0" w:space="0"/>
          <w:bottom w:val="none" w:color="auto" w:sz="0" w:space="0"/>
          <w:right w:val="single" w:color="A5A5A5" w:themeColor="accent3" w:sz="4" w:space="0"/>
        </w:tcBorders>
        <w:shd w:val="clear" w:color="FFFFFF" w:fill="auto"/>
      </w:tcPr>
    </w:tblStylePr>
    <w:tblStylePr w:type="lastCol">
      <w:rPr>
        <w:i/>
        <w:color w:val="A5A5A5" w:themeColor="accent3" w:themeTint="fe" w:themeShade="95"/>
        <w:sz w:val="22"/>
      </w:rPr>
      <w:tblPr/>
      <w:tcPr>
        <w:tcBorders>
          <w:top w:val="none" w:color="auto" w:sz="0" w:space="0"/>
          <w:left w:val="single" w:color="A5A5A5" w:themeColor="accent3" w:sz="4" w:space="0"/>
          <w:bottom w:val="none" w:color="auto" w:sz="0" w:space="0"/>
          <w:right w:val="none" w:color="auto" w:sz="0" w:space="0"/>
        </w:tcBorders>
        <w:shd w:val="clear" w:color="FFFFFF" w:fill="auto"/>
      </w:tcPr>
    </w:tblStylePr>
    <w:tblStylePr w:type="band1Vert">
      <w:tblPr/>
      <w:tcPr>
        <w:shd w:val="clear" w:color="ECECEC" w:fill="auto"/>
      </w:tcPr>
    </w:tblStylePr>
    <w:tblStylePr w:type="band1Horz">
      <w:rPr>
        <w:color w:val="A5A5A5" w:themeColor="accent3" w:themeTint="fe" w:themeShade="95"/>
        <w:sz w:val="22"/>
      </w:rPr>
      <w:tblPr/>
      <w:tcPr>
        <w:shd w:val="clear" w:color="ECECEC" w:fill="auto"/>
      </w:tcPr>
    </w:tblStylePr>
    <w:tblStylePr w:type="band2Horz">
      <w:rPr>
        <w:color w:val="A5A5A5" w:themeColor="accent3" w:themeTint="fe" w:themeShade="95"/>
        <w:sz w:val="22"/>
      </w:rPr>
      <w:tblPr/>
    </w:tblStylePr>
  </w:style>
  <w:style w:type="table" w:customStyle="1" w:styleId="GridTable7Colorful-Accent4">
    <w:name w:val="Grid Table 7 Colorful - Accent 4"/>
    <w:uiPriority w:val="99"/>
    <w:tblPr>
      <w:tblStyleRowBandSize w:val="1"/>
      <w:tblStyleColBandSize w:val="1"/>
      <w:tblInd w:w="0" w:type="dxa"/>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CellMar>
        <w:top w:w="0" w:type="dxa"/>
        <w:left w:w="0" w:type="dxa"/>
        <w:bottom w:w="0" w:type="dxa"/>
        <w:right w:w="0" w:type="dxa"/>
      </w:tblCellMar>
    </w:tblPr>
    <w:tblStylePr w:type="firstRow">
      <w:rPr>
        <w:b/>
        <w:color w:val="FFD865" w:themeColor="accent4" w:themeTint="9a" w:themeShade="95"/>
        <w:sz w:val="22"/>
      </w:rPr>
      <w:tblPr/>
      <w:tcPr>
        <w:tcBorders>
          <w:top w:val="none" w:color="auto" w:sz="0" w:space="0"/>
          <w:left w:val="none" w:color="auto" w:sz="0" w:space="0"/>
          <w:bottom w:val="single" w:color="FFD865" w:themeColor="accent4" w:sz="4" w:space="0"/>
          <w:right w:val="none" w:color="auto" w:sz="0" w:space="0"/>
        </w:tcBorders>
        <w:shd w:val="clear" w:color="FFFFFF" w:fill="auto"/>
      </w:tcPr>
    </w:tblStylePr>
    <w:tblStylePr w:type="lastRow">
      <w:rPr>
        <w:b/>
        <w:color w:val="FFD865" w:themeColor="accent4" w:themeTint="9a" w:themeShade="95"/>
        <w:sz w:val="22"/>
      </w:rPr>
      <w:tblPr/>
      <w:tcPr>
        <w:tcBorders>
          <w:top w:val="single" w:color="FFD865" w:themeColor="accent4" w:sz="4" w:space="0"/>
          <w:left w:val="none" w:color="auto" w:sz="0" w:space="0"/>
          <w:bottom w:val="none" w:color="auto" w:sz="0" w:space="0"/>
          <w:right w:val="none" w:color="auto" w:sz="0" w:space="0"/>
        </w:tcBorders>
        <w:shd w:val="clear" w:color="FFFFFF" w:fill="auto"/>
      </w:tcPr>
    </w:tblStylePr>
    <w:tblStylePr w:type="firstCol">
      <w:pPr>
        <w:jc w:val="right"/>
      </w:pPr>
      <w:rPr>
        <w:i/>
        <w:color w:val="FFD865" w:themeColor="accent4" w:themeTint="9a" w:themeShade="95"/>
        <w:sz w:val="22"/>
      </w:rPr>
      <w:tblPr/>
      <w:tcPr>
        <w:tcBorders>
          <w:top w:val="none" w:color="auto" w:sz="0" w:space="0"/>
          <w:left w:val="none" w:color="auto" w:sz="0" w:space="0"/>
          <w:bottom w:val="none" w:color="auto" w:sz="0" w:space="0"/>
          <w:right w:val="single" w:color="FFD865" w:themeColor="accent4" w:sz="4" w:space="0"/>
        </w:tcBorders>
        <w:shd w:val="clear" w:color="FFFFFF" w:fill="auto"/>
      </w:tcPr>
    </w:tblStylePr>
    <w:tblStylePr w:type="lastCol">
      <w:rPr>
        <w:i/>
        <w:color w:val="FFD865" w:themeColor="accent4" w:themeTint="9a" w:themeShade="95"/>
        <w:sz w:val="22"/>
      </w:rPr>
      <w:tblPr/>
      <w:tcPr>
        <w:tcBorders>
          <w:top w:val="none" w:color="auto" w:sz="0" w:space="0"/>
          <w:left w:val="single" w:color="FFD865" w:themeColor="accent4" w:sz="4" w:space="0"/>
          <w:bottom w:val="none" w:color="auto" w:sz="0" w:space="0"/>
          <w:right w:val="none" w:color="auto" w:sz="0" w:space="0"/>
        </w:tcBorders>
        <w:shd w:val="clear" w:color="FFFFFF" w:fill="auto"/>
      </w:tcPr>
    </w:tblStylePr>
    <w:tblStylePr w:type="band1Vert">
      <w:tblPr/>
      <w:tcPr>
        <w:shd w:val="clear" w:color="FFF2CB" w:fill="auto"/>
      </w:tcPr>
    </w:tblStylePr>
    <w:tblStylePr w:type="band1Horz">
      <w:rPr>
        <w:color w:val="FFD865" w:themeColor="accent4" w:themeTint="9a" w:themeShade="95"/>
        <w:sz w:val="22"/>
      </w:rPr>
      <w:tblPr/>
      <w:tcPr>
        <w:shd w:val="clear" w:color="FFF2CB" w:fill="auto"/>
      </w:tcPr>
    </w:tblStylePr>
    <w:tblStylePr w:type="band2Horz">
      <w:rPr>
        <w:color w:val="FFD865" w:themeColor="accent4" w:themeTint="9a" w:themeShade="95"/>
        <w:sz w:val="22"/>
      </w:rPr>
      <w:tblPr/>
    </w:tblStylePr>
  </w:style>
  <w:style w:type="table" w:customStyle="1" w:styleId="GridTable7Colorful-Accent5">
    <w:name w:val="Grid Table 7 Colorful - Accent 5"/>
    <w:uiPriority w:val="99"/>
    <w:tblPr>
      <w:tblStyleRowBandSize w:val="1"/>
      <w:tblStyleColBandSize w:val="1"/>
      <w:tblInd w:w="0" w:type="dxa"/>
      <w:tblBorders>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CellMar>
        <w:top w:w="0" w:type="dxa"/>
        <w:left w:w="0" w:type="dxa"/>
        <w:bottom w:w="0" w:type="dxa"/>
        <w:right w:w="0" w:type="dxa"/>
      </w:tblCellMar>
    </w:tblPr>
    <w:tblStylePr w:type="firstRow">
      <w:rPr>
        <w:b/>
        <w:color w:val="254175" w:themeColor="accent5" w:themeShade="95"/>
        <w:sz w:val="22"/>
      </w:rPr>
      <w:tblPr/>
      <w:tcPr>
        <w:tcBorders>
          <w:top w:val="none" w:color="auto" w:sz="0" w:space="0"/>
          <w:left w:val="none" w:color="auto" w:sz="0" w:space="0"/>
          <w:bottom w:val="single" w:color="95AFDD" w:themeColor="accent5" w:sz="4" w:space="0"/>
          <w:right w:val="none" w:color="auto" w:sz="0" w:space="0"/>
        </w:tcBorders>
        <w:shd w:val="clear" w:color="FFFFFF" w:fill="auto"/>
      </w:tcPr>
    </w:tblStylePr>
    <w:tblStylePr w:type="lastRow">
      <w:rPr>
        <w:b/>
        <w:color w:val="254175" w:themeColor="accent5" w:themeShade="95"/>
        <w:sz w:val="22"/>
      </w:rPr>
      <w:tblPr/>
      <w:tcPr>
        <w:tcBorders>
          <w:top w:val="single" w:color="95AFDD" w:themeColor="accent5" w:sz="4" w:space="0"/>
          <w:left w:val="none" w:color="auto" w:sz="0" w:space="0"/>
          <w:bottom w:val="none" w:color="auto" w:sz="0" w:space="0"/>
          <w:right w:val="none" w:color="auto" w:sz="0" w:space="0"/>
        </w:tcBorders>
        <w:shd w:val="clear" w:color="FFFFFF" w:fill="auto"/>
      </w:tcPr>
    </w:tblStylePr>
    <w:tblStylePr w:type="firstCol">
      <w:pPr>
        <w:jc w:val="right"/>
      </w:pPr>
      <w:rPr>
        <w:i/>
        <w:color w:val="254175" w:themeColor="accent5" w:themeShade="95"/>
        <w:sz w:val="22"/>
      </w:rPr>
      <w:tblPr/>
      <w:tcPr>
        <w:tcBorders>
          <w:top w:val="none" w:color="auto" w:sz="0" w:space="0"/>
          <w:left w:val="none" w:color="auto" w:sz="0" w:space="0"/>
          <w:bottom w:val="none" w:color="auto" w:sz="0" w:space="0"/>
          <w:right w:val="single" w:color="95AFDD" w:themeColor="accent5" w:sz="4" w:space="0"/>
        </w:tcBorders>
        <w:shd w:val="clear" w:color="FFFFFF" w:fill="auto"/>
      </w:tcPr>
    </w:tblStylePr>
    <w:tblStylePr w:type="lastCol">
      <w:rPr>
        <w:i/>
        <w:color w:val="254175" w:themeColor="accent5" w:themeShade="95"/>
        <w:sz w:val="22"/>
      </w:rPr>
      <w:tblPr/>
      <w:tcPr>
        <w:tcBorders>
          <w:top w:val="none" w:color="auto" w:sz="0" w:space="0"/>
          <w:left w:val="single" w:color="95AFDD" w:themeColor="accent5" w:sz="4" w:space="0"/>
          <w:bottom w:val="none" w:color="auto" w:sz="0" w:space="0"/>
          <w:right w:val="none" w:color="auto" w:sz="0" w:space="0"/>
        </w:tcBorders>
        <w:shd w:val="clear" w:color="FFFFFF" w:fill="auto"/>
      </w:tcPr>
    </w:tblStylePr>
    <w:tblStylePr w:type="band1Vert">
      <w:tblPr/>
      <w:tcPr>
        <w:shd w:val="clear" w:color="D8E2F3" w:fill="auto"/>
      </w:tcPr>
    </w:tblStylePr>
    <w:tblStylePr w:type="band1Horz">
      <w:rPr>
        <w:color w:val="254175" w:themeColor="accent5" w:themeShade="95"/>
        <w:sz w:val="22"/>
      </w:rPr>
      <w:tblPr/>
      <w:tcPr>
        <w:shd w:val="clear" w:color="D8E2F3" w:fill="auto"/>
      </w:tcPr>
    </w:tblStylePr>
    <w:tblStylePr w:type="band2Horz">
      <w:rPr>
        <w:color w:val="254175" w:themeColor="accent5" w:themeShade="95"/>
        <w:sz w:val="22"/>
      </w:rPr>
      <w:tblPr/>
    </w:tblStylePr>
  </w:style>
  <w:style w:type="table" w:customStyle="1" w:styleId="GridTable7Colorful-Accent6">
    <w:name w:val="Grid Table 7 Colorful - Accent 6"/>
    <w:uiPriority w:val="99"/>
    <w:tblPr>
      <w:tblStyleRowBandSize w:val="1"/>
      <w:tblStyleColBandSize w:val="1"/>
      <w:tblInd w:w="0" w:type="dxa"/>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CellMar>
        <w:top w:w="0" w:type="dxa"/>
        <w:left w:w="0" w:type="dxa"/>
        <w:bottom w:w="0" w:type="dxa"/>
        <w:right w:w="0" w:type="dxa"/>
      </w:tblCellMar>
    </w:tblPr>
    <w:tblStylePr w:type="firstRow">
      <w:rPr>
        <w:b/>
        <w:color w:val="416429" w:themeColor="accent6" w:themeShade="95"/>
        <w:sz w:val="22"/>
      </w:rPr>
      <w:tblPr/>
      <w:tcPr>
        <w:tcBorders>
          <w:top w:val="none" w:color="auto" w:sz="0" w:space="0"/>
          <w:left w:val="none" w:color="auto" w:sz="0" w:space="0"/>
          <w:bottom w:val="single" w:color="ADD394" w:themeColor="accent6" w:sz="4" w:space="0"/>
          <w:right w:val="none" w:color="auto" w:sz="0" w:space="0"/>
        </w:tcBorders>
        <w:shd w:val="clear" w:color="FFFFFF" w:fill="auto"/>
      </w:tcPr>
    </w:tblStylePr>
    <w:tblStylePr w:type="lastRow">
      <w:rPr>
        <w:b/>
        <w:color w:val="416429" w:themeColor="accent6" w:themeShade="95"/>
        <w:sz w:val="22"/>
      </w:rPr>
      <w:tblPr/>
      <w:tcPr>
        <w:tcBorders>
          <w:top w:val="single" w:color="ADD394" w:themeColor="accent6" w:sz="4" w:space="0"/>
          <w:left w:val="none" w:color="auto" w:sz="0" w:space="0"/>
          <w:bottom w:val="none" w:color="auto" w:sz="0" w:space="0"/>
          <w:right w:val="none" w:color="auto" w:sz="0" w:space="0"/>
        </w:tcBorders>
        <w:shd w:val="clear" w:color="FFFFFF" w:fill="auto"/>
      </w:tcPr>
    </w:tblStylePr>
    <w:tblStylePr w:type="firstCol">
      <w:pPr>
        <w:jc w:val="right"/>
      </w:pPr>
      <w:rPr>
        <w:i/>
        <w:color w:val="416429" w:themeColor="accent6" w:themeShade="95"/>
        <w:sz w:val="22"/>
      </w:rPr>
      <w:tblPr/>
      <w:tcPr>
        <w:tcBorders>
          <w:top w:val="none" w:color="auto" w:sz="0" w:space="0"/>
          <w:left w:val="none" w:color="auto" w:sz="0" w:space="0"/>
          <w:bottom w:val="none" w:color="auto" w:sz="0" w:space="0"/>
          <w:right w:val="single" w:color="ADD394" w:themeColor="accent6" w:sz="4" w:space="0"/>
        </w:tcBorders>
        <w:shd w:val="clear" w:color="FFFFFF" w:fill="auto"/>
      </w:tcPr>
    </w:tblStylePr>
    <w:tblStylePr w:type="lastCol">
      <w:rPr>
        <w:i/>
        <w:color w:val="416429" w:themeColor="accent6" w:themeShade="95"/>
        <w:sz w:val="22"/>
      </w:rPr>
      <w:tblPr/>
      <w:tcPr>
        <w:tcBorders>
          <w:top w:val="none" w:color="auto" w:sz="0" w:space="0"/>
          <w:left w:val="single" w:color="ADD394" w:themeColor="accent6" w:sz="4" w:space="0"/>
          <w:bottom w:val="none" w:color="auto" w:sz="0" w:space="0"/>
          <w:right w:val="none" w:color="auto" w:sz="0" w:space="0"/>
        </w:tcBorders>
        <w:shd w:val="clear" w:color="FFFFFF" w:fill="auto"/>
      </w:tcPr>
    </w:tblStylePr>
    <w:tblStylePr w:type="band1Vert">
      <w:tblPr/>
      <w:tcPr>
        <w:shd w:val="clear" w:color="E1EFD8" w:fill="auto"/>
      </w:tcPr>
    </w:tblStylePr>
    <w:tblStylePr w:type="band1Horz">
      <w:rPr>
        <w:color w:val="416429" w:themeColor="accent6" w:themeShade="95"/>
        <w:sz w:val="22"/>
      </w:rPr>
      <w:tblPr/>
      <w:tcPr>
        <w:shd w:val="clear" w:color="E1EFD8" w:fill="auto"/>
      </w:tcPr>
    </w:tblStylePr>
    <w:tblStylePr w:type="band2Horz">
      <w:rPr>
        <w:color w:val="416429" w:themeColor="accent6" w:themeShade="95"/>
        <w:sz w:val="22"/>
      </w:rPr>
      <w:tblPr/>
    </w:tblStylePr>
  </w:style>
  <w:style w:type="table" w:styleId="ListeTablo1Ak">
    <w:name w:val="List Table 1 Light"/>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000000" w:themeColor="text1" w:sz="4" w:space="0"/>
          <w:right w:val="none" w:color="000000" w:sz="4" w:space="0"/>
        </w:tcBorders>
      </w:tcPr>
    </w:tblStylePr>
    <w:tblStylePr w:type="lastRow">
      <w:rPr>
        <w:b/>
        <w:color w:val="404040"/>
      </w:rPr>
      <w:tblPr/>
      <w:tcPr>
        <w:tcBorders>
          <w:top w:val="single" w:color="000000" w:themeColor="text1" w:sz="4" w:space="0"/>
          <w:left w:val="none" w:color="000000" w:sz="4" w:space="0"/>
          <w:bottom w:val="none" w:color="000000" w:sz="4" w:space="0"/>
          <w:right w:val="none" w:color="000000" w:sz="4" w:space="0"/>
        </w:tcBorders>
      </w:tcPr>
    </w:tblStylePr>
    <w:tblStylePr w:type="firstCol">
      <w:rPr>
        <w:b/>
        <w:color w:val="404040"/>
      </w:rPr>
      <w:tblPr/>
    </w:tblStylePr>
    <w:tblStylePr w:type="lastCol">
      <w:rPr>
        <w:b/>
        <w:color w:val="404040"/>
      </w:rPr>
      <w:tblPr/>
    </w:tblStylePr>
    <w:tblStylePr w:type="band1Vert">
      <w:tblPr/>
      <w:tcPr>
        <w:shd w:val="clear" w:color="BFBFBF" w:fill="auto"/>
      </w:tcPr>
    </w:tblStylePr>
    <w:tblStylePr w:type="band1Horz">
      <w:tblPr/>
      <w:tcPr>
        <w:shd w:val="clear" w:color="BFBFBF" w:fill="auto"/>
      </w:tcPr>
    </w:tblStylePr>
  </w:style>
  <w:style w:type="table" w:customStyle="1" w:styleId="ListTable1Light-Accent1">
    <w:name w:val="List Table 1 Light - Accent 1"/>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5B9BD5" w:themeColor="accent1" w:sz="4" w:space="0"/>
          <w:right w:val="none" w:color="000000" w:sz="4" w:space="0"/>
        </w:tcBorders>
      </w:tcPr>
    </w:tblStylePr>
    <w:tblStylePr w:type="lastRow">
      <w:rPr>
        <w:b/>
        <w:color w:val="404040"/>
      </w:rPr>
      <w:tblPr/>
      <w:tcPr>
        <w:tcBorders>
          <w:top w:val="single" w:color="5B9BD5" w:themeColor="accent1" w:sz="4" w:space="0"/>
          <w:left w:val="none" w:color="000000" w:sz="4" w:space="0"/>
          <w:bottom w:val="none" w:color="000000" w:sz="4" w:space="0"/>
          <w:right w:val="none" w:color="000000" w:sz="4" w:space="0"/>
        </w:tcBorders>
      </w:tcPr>
    </w:tblStylePr>
    <w:tblStylePr w:type="firstCol">
      <w:rPr>
        <w:b/>
        <w:color w:val="404040"/>
      </w:rPr>
      <w:tblPr/>
    </w:tblStylePr>
    <w:tblStylePr w:type="lastCol">
      <w:rPr>
        <w:b/>
        <w:color w:val="404040"/>
      </w:rPr>
      <w:tblPr/>
    </w:tblStylePr>
    <w:tblStylePr w:type="band1Vert">
      <w:tblPr/>
      <w:tcPr>
        <w:shd w:val="clear" w:color="D5E5F4" w:fill="auto"/>
      </w:tcPr>
    </w:tblStylePr>
    <w:tblStylePr w:type="band1Horz">
      <w:tblPr/>
      <w:tcPr>
        <w:shd w:val="clear" w:color="D5E5F4" w:fill="auto"/>
      </w:tcPr>
    </w:tblStylePr>
  </w:style>
  <w:style w:type="table" w:customStyle="1" w:styleId="ListTable1Light-Accent2">
    <w:name w:val="List Table 1 Light - Accent 2"/>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ED7D31" w:themeColor="accent2" w:sz="4" w:space="0"/>
          <w:right w:val="none" w:color="000000" w:sz="4" w:space="0"/>
        </w:tcBorders>
      </w:tcPr>
    </w:tblStylePr>
    <w:tblStylePr w:type="lastRow">
      <w:rPr>
        <w:b/>
        <w:color w:val="404040"/>
      </w:rPr>
      <w:tblPr/>
      <w:tcPr>
        <w:tcBorders>
          <w:top w:val="single" w:color="ED7D31" w:themeColor="accent2" w:sz="4" w:space="0"/>
          <w:left w:val="none" w:color="000000" w:sz="4" w:space="0"/>
          <w:bottom w:val="none" w:color="000000" w:sz="4" w:space="0"/>
          <w:right w:val="none" w:color="000000" w:sz="4" w:space="0"/>
        </w:tcBorders>
      </w:tcPr>
    </w:tblStylePr>
    <w:tblStylePr w:type="firstCol">
      <w:rPr>
        <w:b/>
        <w:color w:val="404040"/>
      </w:rPr>
      <w:tblPr/>
    </w:tblStylePr>
    <w:tblStylePr w:type="lastCol">
      <w:rPr>
        <w:b/>
        <w:color w:val="404040"/>
      </w:rPr>
      <w:tblPr/>
    </w:tblStylePr>
    <w:tblStylePr w:type="band1Vert">
      <w:tblPr/>
      <w:tcPr>
        <w:shd w:val="clear" w:color="FADECB" w:fill="auto"/>
      </w:tcPr>
    </w:tblStylePr>
    <w:tblStylePr w:type="band1Horz">
      <w:tblPr/>
      <w:tcPr>
        <w:shd w:val="clear" w:color="FADECB" w:fill="auto"/>
      </w:tcPr>
    </w:tblStylePr>
  </w:style>
  <w:style w:type="table" w:customStyle="1" w:styleId="ListTable1Light-Accent3">
    <w:name w:val="List Table 1 Light - Accent 3"/>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A5A5A5" w:themeColor="accent3" w:sz="4" w:space="0"/>
          <w:right w:val="none" w:color="000000" w:sz="4" w:space="0"/>
        </w:tcBorders>
      </w:tcPr>
    </w:tblStylePr>
    <w:tblStylePr w:type="lastRow">
      <w:rPr>
        <w:b/>
        <w:color w:val="404040"/>
      </w:rPr>
      <w:tblPr/>
      <w:tcPr>
        <w:tcBorders>
          <w:top w:val="single" w:color="A5A5A5" w:themeColor="accent3" w:sz="4" w:space="0"/>
          <w:left w:val="none" w:color="000000" w:sz="4" w:space="0"/>
          <w:bottom w:val="none" w:color="000000" w:sz="4" w:space="0"/>
          <w:right w:val="none" w:color="000000" w:sz="4" w:space="0"/>
        </w:tcBorders>
      </w:tcPr>
    </w:tblStylePr>
    <w:tblStylePr w:type="firstCol">
      <w:rPr>
        <w:b/>
        <w:color w:val="404040"/>
      </w:rPr>
      <w:tblPr/>
    </w:tblStylePr>
    <w:tblStylePr w:type="lastCol">
      <w:rPr>
        <w:b/>
        <w:color w:val="404040"/>
      </w:rPr>
      <w:tblPr/>
    </w:tblStylePr>
    <w:tblStylePr w:type="band1Vert">
      <w:tblPr/>
      <w:tcPr>
        <w:shd w:val="clear" w:color="E8E8E8" w:fill="auto"/>
      </w:tcPr>
    </w:tblStylePr>
    <w:tblStylePr w:type="band1Horz">
      <w:tblPr/>
      <w:tcPr>
        <w:shd w:val="clear" w:color="E8E8E8" w:fill="auto"/>
      </w:tcPr>
    </w:tblStylePr>
  </w:style>
  <w:style w:type="table" w:customStyle="1" w:styleId="ListTable1Light-Accent4">
    <w:name w:val="List Table 1 Light - Accent 4"/>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FFC000" w:themeColor="accent4" w:sz="4" w:space="0"/>
          <w:right w:val="none" w:color="000000" w:sz="4" w:space="0"/>
        </w:tcBorders>
      </w:tcPr>
    </w:tblStylePr>
    <w:tblStylePr w:type="lastRow">
      <w:rPr>
        <w:b/>
        <w:color w:val="404040"/>
      </w:rPr>
      <w:tblPr/>
      <w:tcPr>
        <w:tcBorders>
          <w:top w:val="single" w:color="FFC000" w:themeColor="accent4" w:sz="4" w:space="0"/>
          <w:left w:val="none" w:color="000000" w:sz="4" w:space="0"/>
          <w:bottom w:val="none" w:color="000000" w:sz="4" w:space="0"/>
          <w:right w:val="none" w:color="000000" w:sz="4" w:space="0"/>
        </w:tcBorders>
      </w:tcPr>
    </w:tblStylePr>
    <w:tblStylePr w:type="firstCol">
      <w:rPr>
        <w:b/>
        <w:color w:val="404040"/>
      </w:rPr>
      <w:tblPr/>
    </w:tblStylePr>
    <w:tblStylePr w:type="lastCol">
      <w:rPr>
        <w:b/>
        <w:color w:val="404040"/>
      </w:rPr>
      <w:tblPr/>
    </w:tblStylePr>
    <w:tblStylePr w:type="band1Vert">
      <w:tblPr/>
      <w:tcPr>
        <w:shd w:val="clear" w:color="FFEFBF" w:fill="auto"/>
      </w:tcPr>
    </w:tblStylePr>
    <w:tblStylePr w:type="band1Horz">
      <w:tblPr/>
      <w:tcPr>
        <w:shd w:val="clear" w:color="FFEFBF" w:fill="auto"/>
      </w:tcPr>
    </w:tblStylePr>
  </w:style>
  <w:style w:type="table" w:customStyle="1" w:styleId="ListTable1Light-Accent5">
    <w:name w:val="List Table 1 Light - Accent 5"/>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4472C4" w:themeColor="accent5" w:sz="4" w:space="0"/>
          <w:right w:val="none" w:color="000000" w:sz="4" w:space="0"/>
        </w:tcBorders>
      </w:tcPr>
    </w:tblStylePr>
    <w:tblStylePr w:type="lastRow">
      <w:rPr>
        <w:b/>
        <w:color w:val="404040"/>
      </w:rPr>
      <w:tblPr/>
      <w:tcPr>
        <w:tcBorders>
          <w:top w:val="single" w:color="4472C4" w:themeColor="accent5" w:sz="4" w:space="0"/>
          <w:left w:val="none" w:color="000000" w:sz="4" w:space="0"/>
          <w:bottom w:val="none" w:color="000000" w:sz="4" w:space="0"/>
          <w:right w:val="none" w:color="000000" w:sz="4" w:space="0"/>
        </w:tcBorders>
      </w:tcPr>
    </w:tblStylePr>
    <w:tblStylePr w:type="firstCol">
      <w:rPr>
        <w:b/>
        <w:color w:val="404040"/>
      </w:rPr>
      <w:tblPr/>
    </w:tblStylePr>
    <w:tblStylePr w:type="lastCol">
      <w:rPr>
        <w:b/>
        <w:color w:val="404040"/>
      </w:rPr>
      <w:tblPr/>
    </w:tblStylePr>
    <w:tblStylePr w:type="band1Vert">
      <w:tblPr/>
      <w:tcPr>
        <w:shd w:val="clear" w:color="CFDBF0" w:fill="auto"/>
      </w:tcPr>
    </w:tblStylePr>
    <w:tblStylePr w:type="band1Horz">
      <w:tblPr/>
      <w:tcPr>
        <w:shd w:val="clear" w:color="CFDBF0" w:fill="auto"/>
      </w:tcPr>
    </w:tblStylePr>
  </w:style>
  <w:style w:type="table" w:customStyle="1" w:styleId="ListTable1Light-Accent6">
    <w:name w:val="List Table 1 Light - Accent 6"/>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color="000000" w:sz="4" w:space="0"/>
          <w:left w:val="none" w:color="000000" w:sz="4" w:space="0"/>
          <w:bottom w:val="single" w:color="70AD47" w:themeColor="accent6" w:sz="4" w:space="0"/>
          <w:right w:val="none" w:color="000000" w:sz="4" w:space="0"/>
        </w:tcBorders>
      </w:tcPr>
    </w:tblStylePr>
    <w:tblStylePr w:type="lastRow">
      <w:rPr>
        <w:b/>
        <w:color w:val="404040"/>
      </w:rPr>
      <w:tblPr/>
      <w:tcPr>
        <w:tcBorders>
          <w:top w:val="single" w:color="70AD47" w:themeColor="accent6" w:sz="4" w:space="0"/>
          <w:left w:val="none" w:color="000000" w:sz="4" w:space="0"/>
          <w:bottom w:val="none" w:color="000000" w:sz="4" w:space="0"/>
          <w:right w:val="none" w:color="000000" w:sz="4" w:space="0"/>
        </w:tcBorders>
      </w:tcPr>
    </w:tblStylePr>
    <w:tblStylePr w:type="firstCol">
      <w:rPr>
        <w:b/>
        <w:color w:val="404040"/>
      </w:rPr>
      <w:tblPr/>
    </w:tblStylePr>
    <w:tblStylePr w:type="lastCol">
      <w:rPr>
        <w:b/>
        <w:color w:val="404040"/>
      </w:rPr>
      <w:tblPr/>
    </w:tblStylePr>
    <w:tblStylePr w:type="band1Vert">
      <w:tblPr/>
      <w:tcPr>
        <w:shd w:val="clear" w:color="DAEBCF" w:fill="auto"/>
      </w:tcPr>
    </w:tblStylePr>
    <w:tblStylePr w:type="band1Horz">
      <w:tblPr/>
      <w:tcPr>
        <w:shd w:val="clear" w:color="DAEBCF" w:fill="auto"/>
      </w:tcPr>
    </w:tblStylePr>
  </w:style>
  <w:style w:type="table" w:styleId="ListeTablo2">
    <w:name w:val="List Table 2"/>
    <w:uiPriority w:val="99"/>
    <w:tblPr>
      <w:tblStyleRowBandSize w:val="1"/>
      <w:tblStyleColBandSize w:val="1"/>
      <w:tblInd w:w="0" w:type="dxa"/>
      <w:tblBorders>
        <w:top w:val="single" w:color="6F6F6F" w:themeColor="text1" w:themeTint="90" w:sz="4" w:space="0"/>
        <w:bottom w:val="single" w:color="6F6F6F" w:themeColor="text1" w:themeTint="90" w:sz="4" w:space="0"/>
        <w:insideH w:val="single" w:color="6F6F6F" w:themeColor="text1" w:themeTint="90" w:sz="4" w:space="0"/>
      </w:tblBorders>
      <w:tblCellMar>
        <w:top w:w="0" w:type="dxa"/>
        <w:left w:w="0" w:type="dxa"/>
        <w:bottom w:w="0" w:type="dxa"/>
        <w:right w:w="0" w:type="dxa"/>
      </w:tblCellMar>
    </w:tblPr>
    <w:tblStylePr w:type="firstRow">
      <w:rPr>
        <w:b/>
        <w:color w:val="404040"/>
        <w:sz w:val="22"/>
      </w:rPr>
      <w:tblPr/>
      <w:tcPr>
        <w:tcBorders>
          <w:top w:val="single" w:color="6F6F6F" w:themeColor="text1" w:sz="4" w:space="0"/>
          <w:left w:val="none" w:color="000000" w:sz="4" w:space="0"/>
          <w:bottom w:val="single" w:color="6F6F6F" w:themeColor="text1" w:sz="4" w:space="0"/>
          <w:right w:val="none" w:color="000000" w:sz="4" w:space="0"/>
        </w:tcBorders>
      </w:tcPr>
    </w:tblStylePr>
    <w:tblStylePr w:type="lastRow">
      <w:rPr>
        <w:b/>
        <w:color w:val="404040"/>
        <w:sz w:val="22"/>
      </w:rPr>
      <w:tblPr/>
      <w:tcPr>
        <w:tcBorders>
          <w:top w:val="single" w:color="6F6F6F" w:themeColor="text1" w:sz="4" w:space="0"/>
          <w:left w:val="none" w:color="000000" w:sz="4" w:space="0"/>
          <w:bottom w:val="single" w:color="6F6F6F" w:themeColor="text1" w:sz="4" w:space="0"/>
          <w:right w:val="none" w:color="000000" w:sz="4" w:space="0"/>
        </w:tcBorders>
      </w:tcPr>
    </w:tblStylePr>
    <w:tblStylePr w:type="firstCol">
      <w:rPr>
        <w:b/>
        <w:color w:val="404040"/>
        <w:sz w:val="22"/>
      </w:rPr>
      <w:tblPr/>
    </w:tblStylePr>
    <w:tblStylePr w:type="lastCol">
      <w:rPr>
        <w:b/>
        <w:color w:val="404040"/>
        <w:sz w:val="22"/>
      </w:rPr>
      <w:tblPr/>
    </w:tblStylePr>
    <w:tblStylePr w:type="band1Vert">
      <w:rPr>
        <w:color w:val="404040"/>
        <w:sz w:val="22"/>
      </w:rPr>
      <w:tblPr/>
      <w:tcPr>
        <w:shd w:val="clear" w:color="BFBFBF" w:fill="auto"/>
      </w:tcPr>
    </w:tblStylePr>
    <w:tblStylePr w:type="band1Horz">
      <w:rPr>
        <w:color w:val="404040"/>
        <w:sz w:val="22"/>
      </w:rPr>
      <w:tblPr/>
      <w:tcPr>
        <w:shd w:val="clear" w:color="BFBFBF" w:fill="auto"/>
      </w:tcPr>
    </w:tblStylePr>
  </w:style>
  <w:style w:type="table" w:customStyle="1" w:styleId="ListTable2-Accent1">
    <w:name w:val="List Table 2 - Accent 1"/>
    <w:uiPriority w:val="99"/>
    <w:tblPr>
      <w:tblStyleRowBandSize w:val="1"/>
      <w:tblStyleColBandSize w:val="1"/>
      <w:tblInd w:w="0" w:type="dxa"/>
      <w:tblBorders>
        <w:top w:val="single" w:color="A2C6E7" w:themeColor="accent1" w:themeTint="90" w:sz="4" w:space="0"/>
        <w:bottom w:val="single" w:color="A2C6E7" w:themeColor="accent1" w:themeTint="90" w:sz="4" w:space="0"/>
        <w:insideH w:val="single" w:color="A2C6E7" w:themeColor="accent1" w:themeTint="90" w:sz="4" w:space="0"/>
      </w:tblBorders>
      <w:tblCellMar>
        <w:top w:w="0" w:type="dxa"/>
        <w:left w:w="0" w:type="dxa"/>
        <w:bottom w:w="0" w:type="dxa"/>
        <w:right w:w="0" w:type="dxa"/>
      </w:tblCellMar>
    </w:tblPr>
    <w:tblStylePr w:type="firstRow">
      <w:rPr>
        <w:b/>
        <w:color w:val="404040"/>
        <w:sz w:val="22"/>
      </w:rPr>
      <w:tblPr/>
      <w:tcPr>
        <w:tcBorders>
          <w:top w:val="single" w:color="A2C6E7" w:themeColor="accent1" w:sz="4" w:space="0"/>
          <w:left w:val="none" w:color="000000" w:sz="4" w:space="0"/>
          <w:bottom w:val="single" w:color="A2C6E7" w:themeColor="accent1" w:sz="4" w:space="0"/>
          <w:right w:val="none" w:color="000000" w:sz="4" w:space="0"/>
        </w:tcBorders>
      </w:tcPr>
    </w:tblStylePr>
    <w:tblStylePr w:type="lastRow">
      <w:rPr>
        <w:b/>
        <w:color w:val="404040"/>
        <w:sz w:val="22"/>
      </w:rPr>
      <w:tblPr/>
      <w:tcPr>
        <w:tcBorders>
          <w:top w:val="single" w:color="A2C6E7" w:themeColor="accent1" w:sz="4" w:space="0"/>
          <w:left w:val="none" w:color="000000" w:sz="4" w:space="0"/>
          <w:bottom w:val="single" w:color="A2C6E7" w:themeColor="accent1" w:sz="4" w:space="0"/>
          <w:right w:val="none" w:color="000000" w:sz="4" w:space="0"/>
        </w:tcBorders>
      </w:tcPr>
    </w:tblStylePr>
    <w:tblStylePr w:type="firstCol">
      <w:rPr>
        <w:b/>
        <w:color w:val="404040"/>
        <w:sz w:val="22"/>
      </w:rPr>
      <w:tblPr/>
    </w:tblStylePr>
    <w:tblStylePr w:type="lastCol">
      <w:rPr>
        <w:b/>
        <w:color w:val="404040"/>
        <w:sz w:val="22"/>
      </w:rPr>
      <w:tblPr/>
    </w:tblStylePr>
    <w:tblStylePr w:type="band1Vert">
      <w:rPr>
        <w:color w:val="404040"/>
        <w:sz w:val="22"/>
      </w:rPr>
      <w:tblPr/>
      <w:tcPr>
        <w:shd w:val="clear" w:color="D5E5F4" w:fill="auto"/>
      </w:tcPr>
    </w:tblStylePr>
    <w:tblStylePr w:type="band1Horz">
      <w:rPr>
        <w:color w:val="404040"/>
        <w:sz w:val="22"/>
      </w:rPr>
      <w:tblPr/>
      <w:tcPr>
        <w:shd w:val="clear" w:color="D5E5F4" w:fill="auto"/>
      </w:tcPr>
    </w:tblStylePr>
  </w:style>
  <w:style w:type="table" w:customStyle="1" w:styleId="ListTable2-Accent2">
    <w:name w:val="List Table 2 - Accent 2"/>
    <w:uiPriority w:val="99"/>
    <w:tblPr>
      <w:tblStyleRowBandSize w:val="1"/>
      <w:tblStyleColBandSize w:val="1"/>
      <w:tblInd w:w="0" w:type="dxa"/>
      <w:tblBorders>
        <w:top w:val="single" w:color="F4B58A" w:themeColor="accent2" w:themeTint="90" w:sz="4" w:space="0"/>
        <w:bottom w:val="single" w:color="F4B58A" w:themeColor="accent2" w:themeTint="90" w:sz="4" w:space="0"/>
        <w:insideH w:val="single" w:color="F4B58A" w:themeColor="accent2" w:themeTint="90" w:sz="4" w:space="0"/>
      </w:tblBorders>
      <w:tblCellMar>
        <w:top w:w="0" w:type="dxa"/>
        <w:left w:w="0" w:type="dxa"/>
        <w:bottom w:w="0" w:type="dxa"/>
        <w:right w:w="0" w:type="dxa"/>
      </w:tblCellMar>
    </w:tblPr>
    <w:tblStylePr w:type="firstRow">
      <w:rPr>
        <w:b/>
        <w:color w:val="404040"/>
        <w:sz w:val="22"/>
      </w:rPr>
      <w:tblPr/>
      <w:tcPr>
        <w:tcBorders>
          <w:top w:val="single" w:color="F4B58A" w:themeColor="accent2" w:sz="4" w:space="0"/>
          <w:left w:val="none" w:color="000000" w:sz="4" w:space="0"/>
          <w:bottom w:val="single" w:color="F4B58A" w:themeColor="accent2" w:sz="4" w:space="0"/>
          <w:right w:val="none" w:color="000000" w:sz="4" w:space="0"/>
        </w:tcBorders>
      </w:tcPr>
    </w:tblStylePr>
    <w:tblStylePr w:type="lastRow">
      <w:rPr>
        <w:b/>
        <w:color w:val="404040"/>
        <w:sz w:val="22"/>
      </w:rPr>
      <w:tblPr/>
      <w:tcPr>
        <w:tcBorders>
          <w:top w:val="single" w:color="F4B58A" w:themeColor="accent2" w:sz="4" w:space="0"/>
          <w:left w:val="none" w:color="000000" w:sz="4" w:space="0"/>
          <w:bottom w:val="single" w:color="F4B58A" w:themeColor="accent2" w:sz="4" w:space="0"/>
          <w:right w:val="none" w:color="000000" w:sz="4" w:space="0"/>
        </w:tcBorders>
      </w:tcPr>
    </w:tblStylePr>
    <w:tblStylePr w:type="firstCol">
      <w:rPr>
        <w:b/>
        <w:color w:val="404040"/>
        <w:sz w:val="22"/>
      </w:rPr>
      <w:tblPr/>
    </w:tblStylePr>
    <w:tblStylePr w:type="lastCol">
      <w:rPr>
        <w:b/>
        <w:color w:val="404040"/>
        <w:sz w:val="22"/>
      </w:rPr>
      <w:tblPr/>
    </w:tblStylePr>
    <w:tblStylePr w:type="band1Vert">
      <w:rPr>
        <w:color w:val="404040"/>
        <w:sz w:val="22"/>
      </w:rPr>
      <w:tblPr/>
      <w:tcPr>
        <w:shd w:val="clear" w:color="FADECB" w:fill="auto"/>
      </w:tcPr>
    </w:tblStylePr>
    <w:tblStylePr w:type="band1Horz">
      <w:rPr>
        <w:color w:val="404040"/>
        <w:sz w:val="22"/>
      </w:rPr>
      <w:tblPr/>
      <w:tcPr>
        <w:shd w:val="clear" w:color="FADECB" w:fill="auto"/>
      </w:tcPr>
    </w:tblStylePr>
  </w:style>
  <w:style w:type="table" w:customStyle="1" w:styleId="ListTable2-Accent3">
    <w:name w:val="List Table 2 - Accent 3"/>
    <w:uiPriority w:val="99"/>
    <w:tblPr>
      <w:tblStyleRowBandSize w:val="1"/>
      <w:tblStyleColBandSize w:val="1"/>
      <w:tblInd w:w="0" w:type="dxa"/>
      <w:tblBorders>
        <w:top w:val="single" w:color="CCCCCC" w:themeColor="accent3" w:themeTint="90" w:sz="4" w:space="0"/>
        <w:bottom w:val="single" w:color="CCCCCC" w:themeColor="accent3" w:themeTint="90" w:sz="4" w:space="0"/>
        <w:insideH w:val="single" w:color="CCCCCC" w:themeColor="accent3" w:themeTint="90" w:sz="4" w:space="0"/>
      </w:tblBorders>
      <w:tblCellMar>
        <w:top w:w="0" w:type="dxa"/>
        <w:left w:w="0" w:type="dxa"/>
        <w:bottom w:w="0" w:type="dxa"/>
        <w:right w:w="0" w:type="dxa"/>
      </w:tblCellMar>
    </w:tblPr>
    <w:tblStylePr w:type="firstRow">
      <w:rPr>
        <w:b/>
        <w:color w:val="404040"/>
        <w:sz w:val="22"/>
      </w:rPr>
      <w:tblPr/>
      <w:tcPr>
        <w:tcBorders>
          <w:top w:val="single" w:color="CCCCCC" w:themeColor="accent3" w:sz="4" w:space="0"/>
          <w:left w:val="none" w:color="000000" w:sz="4" w:space="0"/>
          <w:bottom w:val="single" w:color="CCCCCC" w:themeColor="accent3" w:sz="4" w:space="0"/>
          <w:right w:val="none" w:color="000000" w:sz="4" w:space="0"/>
        </w:tcBorders>
      </w:tcPr>
    </w:tblStylePr>
    <w:tblStylePr w:type="lastRow">
      <w:rPr>
        <w:b/>
        <w:color w:val="404040"/>
        <w:sz w:val="22"/>
      </w:rPr>
      <w:tblPr/>
      <w:tcPr>
        <w:tcBorders>
          <w:top w:val="single" w:color="CCCCCC" w:themeColor="accent3" w:sz="4" w:space="0"/>
          <w:left w:val="none" w:color="000000" w:sz="4" w:space="0"/>
          <w:bottom w:val="single" w:color="CCCCCC" w:themeColor="accent3" w:sz="4" w:space="0"/>
          <w:right w:val="none" w:color="000000" w:sz="4" w:space="0"/>
        </w:tcBorders>
      </w:tcPr>
    </w:tblStylePr>
    <w:tblStylePr w:type="firstCol">
      <w:rPr>
        <w:b/>
        <w:color w:val="404040"/>
        <w:sz w:val="22"/>
      </w:rPr>
      <w:tblPr/>
    </w:tblStylePr>
    <w:tblStylePr w:type="lastCol">
      <w:rPr>
        <w:b/>
        <w:color w:val="404040"/>
        <w:sz w:val="22"/>
      </w:rPr>
      <w:tblPr/>
    </w:tblStylePr>
    <w:tblStylePr w:type="band1Vert">
      <w:rPr>
        <w:color w:val="404040"/>
        <w:sz w:val="22"/>
      </w:rPr>
      <w:tblPr/>
      <w:tcPr>
        <w:shd w:val="clear" w:color="E8E8E8" w:fill="auto"/>
      </w:tcPr>
    </w:tblStylePr>
    <w:tblStylePr w:type="band1Horz">
      <w:rPr>
        <w:color w:val="404040"/>
        <w:sz w:val="22"/>
      </w:rPr>
      <w:tblPr/>
      <w:tcPr>
        <w:shd w:val="clear" w:color="E8E8E8" w:fill="auto"/>
      </w:tcPr>
    </w:tblStylePr>
  </w:style>
  <w:style w:type="table" w:customStyle="1" w:styleId="ListTable2-Accent4">
    <w:name w:val="List Table 2 - Accent 4"/>
    <w:uiPriority w:val="99"/>
    <w:tblPr>
      <w:tblStyleRowBandSize w:val="1"/>
      <w:tblStyleColBandSize w:val="1"/>
      <w:tblInd w:w="0" w:type="dxa"/>
      <w:tblBorders>
        <w:top w:val="single" w:color="FFDB6F" w:themeColor="accent4" w:themeTint="90" w:sz="4" w:space="0"/>
        <w:bottom w:val="single" w:color="FFDB6F" w:themeColor="accent4" w:themeTint="90" w:sz="4" w:space="0"/>
        <w:insideH w:val="single" w:color="FFDB6F" w:themeColor="accent4" w:themeTint="90" w:sz="4" w:space="0"/>
      </w:tblBorders>
      <w:tblCellMar>
        <w:top w:w="0" w:type="dxa"/>
        <w:left w:w="0" w:type="dxa"/>
        <w:bottom w:w="0" w:type="dxa"/>
        <w:right w:w="0" w:type="dxa"/>
      </w:tblCellMar>
    </w:tblPr>
    <w:tblStylePr w:type="firstRow">
      <w:rPr>
        <w:b/>
        <w:color w:val="404040"/>
        <w:sz w:val="22"/>
      </w:rPr>
      <w:tblPr/>
      <w:tcPr>
        <w:tcBorders>
          <w:top w:val="single" w:color="FFDB6F" w:themeColor="accent4" w:sz="4" w:space="0"/>
          <w:left w:val="none" w:color="000000" w:sz="4" w:space="0"/>
          <w:bottom w:val="single" w:color="FFDB6F" w:themeColor="accent4" w:sz="4" w:space="0"/>
          <w:right w:val="none" w:color="000000" w:sz="4" w:space="0"/>
        </w:tcBorders>
      </w:tcPr>
    </w:tblStylePr>
    <w:tblStylePr w:type="lastRow">
      <w:rPr>
        <w:b/>
        <w:color w:val="404040"/>
        <w:sz w:val="22"/>
      </w:rPr>
      <w:tblPr/>
      <w:tcPr>
        <w:tcBorders>
          <w:top w:val="single" w:color="FFDB6F" w:themeColor="accent4" w:sz="4" w:space="0"/>
          <w:left w:val="none" w:color="000000" w:sz="4" w:space="0"/>
          <w:bottom w:val="single" w:color="FFDB6F" w:themeColor="accent4" w:sz="4" w:space="0"/>
          <w:right w:val="none" w:color="000000" w:sz="4" w:space="0"/>
        </w:tcBorders>
      </w:tcPr>
    </w:tblStylePr>
    <w:tblStylePr w:type="firstCol">
      <w:rPr>
        <w:b/>
        <w:color w:val="404040"/>
        <w:sz w:val="22"/>
      </w:rPr>
      <w:tblPr/>
    </w:tblStylePr>
    <w:tblStylePr w:type="lastCol">
      <w:rPr>
        <w:b/>
        <w:color w:val="404040"/>
        <w:sz w:val="22"/>
      </w:rPr>
      <w:tblPr/>
    </w:tblStylePr>
    <w:tblStylePr w:type="band1Vert">
      <w:rPr>
        <w:color w:val="404040"/>
        <w:sz w:val="22"/>
      </w:rPr>
      <w:tblPr/>
      <w:tcPr>
        <w:shd w:val="clear" w:color="FFEFBF" w:fill="auto"/>
      </w:tcPr>
    </w:tblStylePr>
    <w:tblStylePr w:type="band1Horz">
      <w:rPr>
        <w:color w:val="404040"/>
        <w:sz w:val="22"/>
      </w:rPr>
      <w:tblPr/>
      <w:tcPr>
        <w:shd w:val="clear" w:color="FFEFBF" w:fill="auto"/>
      </w:tcPr>
    </w:tblStylePr>
  </w:style>
  <w:style w:type="table" w:customStyle="1" w:styleId="ListTable2-Accent5">
    <w:name w:val="List Table 2 - Accent 5"/>
    <w:uiPriority w:val="99"/>
    <w:tblPr>
      <w:tblStyleRowBandSize w:val="1"/>
      <w:tblStyleColBandSize w:val="1"/>
      <w:tblInd w:w="0" w:type="dxa"/>
      <w:tblBorders>
        <w:top w:val="single" w:color="95AFDD" w:themeColor="accent5" w:themeTint="90" w:sz="4" w:space="0"/>
        <w:bottom w:val="single" w:color="95AFDD" w:themeColor="accent5" w:themeTint="90" w:sz="4" w:space="0"/>
        <w:insideH w:val="single" w:color="95AFDD" w:themeColor="accent5" w:themeTint="90" w:sz="4" w:space="0"/>
      </w:tblBorders>
      <w:tblCellMar>
        <w:top w:w="0" w:type="dxa"/>
        <w:left w:w="0" w:type="dxa"/>
        <w:bottom w:w="0" w:type="dxa"/>
        <w:right w:w="0" w:type="dxa"/>
      </w:tblCellMar>
    </w:tblPr>
    <w:tblStylePr w:type="firstRow">
      <w:rPr>
        <w:b/>
        <w:color w:val="404040"/>
        <w:sz w:val="22"/>
      </w:rPr>
      <w:tblPr/>
      <w:tcPr>
        <w:tcBorders>
          <w:top w:val="single" w:color="95AFDD" w:themeColor="accent5" w:sz="4" w:space="0"/>
          <w:left w:val="none" w:color="000000" w:sz="4" w:space="0"/>
          <w:bottom w:val="single" w:color="95AFDD" w:themeColor="accent5" w:sz="4" w:space="0"/>
          <w:right w:val="none" w:color="000000" w:sz="4" w:space="0"/>
        </w:tcBorders>
      </w:tcPr>
    </w:tblStylePr>
    <w:tblStylePr w:type="lastRow">
      <w:rPr>
        <w:b/>
        <w:color w:val="404040"/>
        <w:sz w:val="22"/>
      </w:rPr>
      <w:tblPr/>
      <w:tcPr>
        <w:tcBorders>
          <w:top w:val="single" w:color="95AFDD" w:themeColor="accent5" w:sz="4" w:space="0"/>
          <w:left w:val="none" w:color="000000" w:sz="4" w:space="0"/>
          <w:bottom w:val="single" w:color="95AFDD" w:themeColor="accent5" w:sz="4" w:space="0"/>
          <w:right w:val="none" w:color="000000" w:sz="4" w:space="0"/>
        </w:tcBorders>
      </w:tcPr>
    </w:tblStylePr>
    <w:tblStylePr w:type="firstCol">
      <w:rPr>
        <w:b/>
        <w:color w:val="404040"/>
        <w:sz w:val="22"/>
      </w:rPr>
      <w:tblPr/>
    </w:tblStylePr>
    <w:tblStylePr w:type="lastCol">
      <w:rPr>
        <w:b/>
        <w:color w:val="404040"/>
        <w:sz w:val="22"/>
      </w:rPr>
      <w:tblPr/>
    </w:tblStylePr>
    <w:tblStylePr w:type="band1Vert">
      <w:rPr>
        <w:color w:val="404040"/>
        <w:sz w:val="22"/>
      </w:rPr>
      <w:tblPr/>
      <w:tcPr>
        <w:shd w:val="clear" w:color="CFDBF0" w:fill="auto"/>
      </w:tcPr>
    </w:tblStylePr>
    <w:tblStylePr w:type="band1Horz">
      <w:rPr>
        <w:color w:val="404040"/>
        <w:sz w:val="22"/>
      </w:rPr>
      <w:tblPr/>
      <w:tcPr>
        <w:shd w:val="clear" w:color="CFDBF0" w:fill="auto"/>
      </w:tcPr>
    </w:tblStylePr>
  </w:style>
  <w:style w:type="table" w:customStyle="1" w:styleId="ListTable2-Accent6">
    <w:name w:val="List Table 2 - Accent 6"/>
    <w:uiPriority w:val="99"/>
    <w:tblPr>
      <w:tblStyleRowBandSize w:val="1"/>
      <w:tblStyleColBandSize w:val="1"/>
      <w:tblInd w:w="0" w:type="dxa"/>
      <w:tblBorders>
        <w:top w:val="single" w:color="ADD394" w:themeColor="accent6" w:themeTint="90" w:sz="4" w:space="0"/>
        <w:bottom w:val="single" w:color="ADD394" w:themeColor="accent6" w:themeTint="90" w:sz="4" w:space="0"/>
        <w:insideH w:val="single" w:color="ADD394" w:themeColor="accent6" w:themeTint="90" w:sz="4" w:space="0"/>
      </w:tblBorders>
      <w:tblCellMar>
        <w:top w:w="0" w:type="dxa"/>
        <w:left w:w="0" w:type="dxa"/>
        <w:bottom w:w="0" w:type="dxa"/>
        <w:right w:w="0" w:type="dxa"/>
      </w:tblCellMar>
    </w:tblPr>
    <w:tblStylePr w:type="firstRow">
      <w:rPr>
        <w:b/>
        <w:color w:val="404040"/>
        <w:sz w:val="22"/>
      </w:rPr>
      <w:tblPr/>
      <w:tcPr>
        <w:tcBorders>
          <w:top w:val="single" w:color="ADD394" w:themeColor="accent6" w:sz="4" w:space="0"/>
          <w:left w:val="none" w:color="000000" w:sz="4" w:space="0"/>
          <w:bottom w:val="single" w:color="ADD394" w:themeColor="accent6" w:sz="4" w:space="0"/>
          <w:right w:val="none" w:color="000000" w:sz="4" w:space="0"/>
        </w:tcBorders>
      </w:tcPr>
    </w:tblStylePr>
    <w:tblStylePr w:type="lastRow">
      <w:rPr>
        <w:b/>
        <w:color w:val="404040"/>
        <w:sz w:val="22"/>
      </w:rPr>
      <w:tblPr/>
      <w:tcPr>
        <w:tcBorders>
          <w:top w:val="single" w:color="ADD394" w:themeColor="accent6" w:sz="4" w:space="0"/>
          <w:left w:val="none" w:color="000000" w:sz="4" w:space="0"/>
          <w:bottom w:val="single" w:color="ADD394" w:themeColor="accent6" w:sz="4" w:space="0"/>
          <w:right w:val="none" w:color="000000" w:sz="4" w:space="0"/>
        </w:tcBorders>
      </w:tcPr>
    </w:tblStylePr>
    <w:tblStylePr w:type="firstCol">
      <w:rPr>
        <w:b/>
        <w:color w:val="404040"/>
        <w:sz w:val="22"/>
      </w:rPr>
      <w:tblPr/>
    </w:tblStylePr>
    <w:tblStylePr w:type="lastCol">
      <w:rPr>
        <w:b/>
        <w:color w:val="404040"/>
        <w:sz w:val="22"/>
      </w:rPr>
      <w:tblPr/>
    </w:tblStylePr>
    <w:tblStylePr w:type="band1Vert">
      <w:rPr>
        <w:color w:val="404040"/>
        <w:sz w:val="22"/>
      </w:rPr>
      <w:tblPr/>
      <w:tcPr>
        <w:shd w:val="clear" w:color="DAEBCF" w:fill="auto"/>
      </w:tcPr>
    </w:tblStylePr>
    <w:tblStylePr w:type="band1Horz">
      <w:rPr>
        <w:color w:val="404040"/>
        <w:sz w:val="22"/>
      </w:rPr>
      <w:tblPr/>
      <w:tcPr>
        <w:shd w:val="clear" w:color="DAEBCF" w:fill="auto"/>
      </w:tcPr>
    </w:tblStylePr>
  </w:style>
  <w:style w:type="table" w:styleId="ListeTablo3">
    <w:name w:val="List Table 3"/>
    <w:uiPriority w:val="99"/>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CellMar>
        <w:top w:w="0" w:type="dxa"/>
        <w:left w:w="0" w:type="dxa"/>
        <w:bottom w:w="0" w:type="dxa"/>
        <w:right w:w="0" w:type="dxa"/>
      </w:tblCellMar>
    </w:tblPr>
    <w:tblStylePr w:type="firstRow">
      <w:rPr>
        <w:b/>
        <w:color w:val="FFFFFF"/>
        <w:sz w:val="22"/>
      </w:rPr>
      <w:tblPr/>
      <w:tcPr>
        <w:shd w:val="clear" w:color="000000" w:fill="auto"/>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tcBorders>
          <w:left w:val="single" w:color="000000" w:themeColor="text1" w:sz="4" w:space="0"/>
          <w:right w:val="single" w:color="000000" w:themeColor="text1" w:sz="4" w:space="0"/>
        </w:tcBorders>
      </w:tcPr>
    </w:tblStylePr>
    <w:tblStylePr w:type="band1Horz">
      <w:rPr>
        <w:color w:val="404040"/>
        <w:sz w:val="22"/>
      </w:rPr>
      <w:tblPr/>
      <w:tcPr>
        <w:tcBorders>
          <w:top w:val="single" w:color="000000" w:themeColor="text1" w:sz="4" w:space="0"/>
          <w:bottom w:val="single" w:color="000000" w:themeColor="text1" w:sz="4" w:space="0"/>
        </w:tcBorders>
      </w:tcPr>
    </w:tblStylePr>
  </w:style>
  <w:style w:type="table" w:customStyle="1" w:styleId="ListTable3-Accent1">
    <w:name w:val="List Table 3 - Accent 1"/>
    <w:uiPriority w:val="99"/>
    <w:tblPr>
      <w:tblStyleRowBandSize w:val="1"/>
      <w:tblStyleColBandSize w:val="1"/>
      <w:tblInd w:w="0" w:type="dxa"/>
      <w:tblBorders>
        <w:top w:val="single" w:color="5B9BD5" w:themeColor="accent1" w:sz="4" w:space="0"/>
        <w:left w:val="single" w:color="5B9BD5" w:themeColor="accent1" w:sz="4" w:space="0"/>
        <w:bottom w:val="single" w:color="5B9BD5" w:themeColor="accent1" w:sz="4" w:space="0"/>
        <w:right w:val="single" w:color="5B9BD5" w:themeColor="accent1" w:sz="4" w:space="0"/>
      </w:tblBorders>
      <w:tblCellMar>
        <w:top w:w="0" w:type="dxa"/>
        <w:left w:w="0" w:type="dxa"/>
        <w:bottom w:w="0" w:type="dxa"/>
        <w:right w:w="0" w:type="dxa"/>
      </w:tblCellMar>
    </w:tblPr>
    <w:tblStylePr w:type="firstRow">
      <w:rPr>
        <w:b/>
        <w:color w:val="FFFFFF"/>
        <w:sz w:val="22"/>
      </w:rPr>
      <w:tblPr/>
      <w:tcPr>
        <w:shd w:val="clear" w:color="5B9BD5" w:fill="auto"/>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tcBorders>
          <w:left w:val="single" w:color="5B9BD5" w:themeColor="accent1" w:sz="4" w:space="0"/>
          <w:right w:val="single" w:color="5B9BD5" w:themeColor="accent1" w:sz="4" w:space="0"/>
        </w:tcBorders>
      </w:tcPr>
    </w:tblStylePr>
    <w:tblStylePr w:type="band1Horz">
      <w:rPr>
        <w:color w:val="404040"/>
        <w:sz w:val="22"/>
      </w:rPr>
      <w:tblPr/>
      <w:tcPr>
        <w:tcBorders>
          <w:top w:val="single" w:color="5B9BD5" w:themeColor="accent1" w:sz="4" w:space="0"/>
          <w:bottom w:val="single" w:color="5B9BD5" w:themeColor="accent1" w:sz="4" w:space="0"/>
        </w:tcBorders>
      </w:tcPr>
    </w:tblStylePr>
  </w:style>
  <w:style w:type="table" w:customStyle="1" w:styleId="ListTable3-Accent2">
    <w:name w:val="List Table 3 - Accent 2"/>
    <w:uiPriority w:val="99"/>
    <w:tblPr>
      <w:tblStyleRowBandSize w:val="1"/>
      <w:tblStyleColBandSize w:val="1"/>
      <w:tblInd w:w="0" w:type="dxa"/>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CellMar>
        <w:top w:w="0" w:type="dxa"/>
        <w:left w:w="0" w:type="dxa"/>
        <w:bottom w:w="0" w:type="dxa"/>
        <w:right w:w="0" w:type="dxa"/>
      </w:tblCellMar>
    </w:tblPr>
    <w:tblStylePr w:type="firstRow">
      <w:rPr>
        <w:b/>
        <w:color w:val="FFFFFF"/>
        <w:sz w:val="22"/>
      </w:rPr>
      <w:tblPr/>
      <w:tcPr>
        <w:shd w:val="clear" w:color="F4B184" w:fill="auto"/>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tcBorders>
          <w:left w:val="single" w:color="F4B184" w:themeColor="accent2" w:sz="4" w:space="0"/>
          <w:right w:val="single" w:color="F4B184" w:themeColor="accent2" w:sz="4" w:space="0"/>
        </w:tcBorders>
      </w:tcPr>
    </w:tblStylePr>
    <w:tblStylePr w:type="band1Horz">
      <w:rPr>
        <w:color w:val="404040"/>
        <w:sz w:val="22"/>
      </w:rPr>
      <w:tblPr/>
      <w:tcPr>
        <w:tcBorders>
          <w:top w:val="single" w:color="F4B184" w:themeColor="accent2" w:sz="4" w:space="0"/>
          <w:bottom w:val="single" w:color="F4B184" w:themeColor="accent2" w:sz="4" w:space="0"/>
        </w:tcBorders>
      </w:tcPr>
    </w:tblStylePr>
  </w:style>
  <w:style w:type="table" w:customStyle="1" w:styleId="ListTable3-Accent3">
    <w:name w:val="List Table 3 - Accent 3"/>
    <w:uiPriority w:val="99"/>
    <w:tblPr>
      <w:tblStyleRowBandSize w:val="1"/>
      <w:tblStyleColBandSize w:val="1"/>
      <w:tblInd w:w="0" w:type="dxa"/>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CellMar>
        <w:top w:w="0" w:type="dxa"/>
        <w:left w:w="0" w:type="dxa"/>
        <w:bottom w:w="0" w:type="dxa"/>
        <w:right w:w="0" w:type="dxa"/>
      </w:tblCellMar>
    </w:tblPr>
    <w:tblStylePr w:type="firstRow">
      <w:rPr>
        <w:b/>
        <w:color w:val="FFFFFF"/>
        <w:sz w:val="22"/>
      </w:rPr>
      <w:tblPr/>
      <w:tcPr>
        <w:shd w:val="clear" w:color="C9C9C9" w:fill="auto"/>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tcBorders>
          <w:left w:val="single" w:color="C9C9C9" w:themeColor="accent3" w:sz="4" w:space="0"/>
          <w:right w:val="single" w:color="C9C9C9" w:themeColor="accent3" w:sz="4" w:space="0"/>
        </w:tcBorders>
      </w:tcPr>
    </w:tblStylePr>
    <w:tblStylePr w:type="band1Horz">
      <w:rPr>
        <w:color w:val="404040"/>
        <w:sz w:val="22"/>
      </w:rPr>
      <w:tblPr/>
      <w:tcPr>
        <w:tcBorders>
          <w:top w:val="single" w:color="C9C9C9" w:themeColor="accent3" w:sz="4" w:space="0"/>
          <w:bottom w:val="single" w:color="C9C9C9" w:themeColor="accent3" w:sz="4" w:space="0"/>
        </w:tcBorders>
      </w:tcPr>
    </w:tblStylePr>
  </w:style>
  <w:style w:type="table" w:customStyle="1" w:styleId="ListTable3-Accent4">
    <w:name w:val="List Table 3 - Accent 4"/>
    <w:uiPriority w:val="99"/>
    <w:tblPr>
      <w:tblStyleRowBandSize w:val="1"/>
      <w:tblStyleColBandSize w:val="1"/>
      <w:tblInd w:w="0" w:type="dxa"/>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CellMar>
        <w:top w:w="0" w:type="dxa"/>
        <w:left w:w="0" w:type="dxa"/>
        <w:bottom w:w="0" w:type="dxa"/>
        <w:right w:w="0" w:type="dxa"/>
      </w:tblCellMar>
    </w:tblPr>
    <w:tblStylePr w:type="firstRow">
      <w:rPr>
        <w:b/>
        <w:color w:val="FFFFFF"/>
        <w:sz w:val="22"/>
      </w:rPr>
      <w:tblPr/>
      <w:tcPr>
        <w:shd w:val="clear" w:color="FFD865" w:fill="auto"/>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tcBorders>
          <w:left w:val="single" w:color="FFD865" w:themeColor="accent4" w:sz="4" w:space="0"/>
          <w:right w:val="single" w:color="FFD865" w:themeColor="accent4" w:sz="4" w:space="0"/>
        </w:tcBorders>
      </w:tcPr>
    </w:tblStylePr>
    <w:tblStylePr w:type="band1Horz">
      <w:rPr>
        <w:color w:val="404040"/>
        <w:sz w:val="22"/>
      </w:rPr>
      <w:tblPr/>
      <w:tcPr>
        <w:tcBorders>
          <w:top w:val="single" w:color="FFD865" w:themeColor="accent4" w:sz="4" w:space="0"/>
          <w:bottom w:val="single" w:color="FFD865" w:themeColor="accent4" w:sz="4" w:space="0"/>
        </w:tcBorders>
      </w:tcPr>
    </w:tblStylePr>
  </w:style>
  <w:style w:type="table" w:customStyle="1" w:styleId="ListTable3-Accent5">
    <w:name w:val="List Table 3 - Accent 5"/>
    <w:uiPriority w:val="99"/>
    <w:tblPr>
      <w:tblStyleRowBandSize w:val="1"/>
      <w:tblStyleColBandSize w:val="1"/>
      <w:tblInd w:w="0" w:type="dxa"/>
      <w:tblBorders>
        <w:top w:val="single" w:color="8DA9DB" w:themeColor="accent5" w:themeTint="9a" w:sz="4" w:space="0"/>
        <w:left w:val="single" w:color="8DA9DB" w:themeColor="accent5" w:themeTint="9a" w:sz="4" w:space="0"/>
        <w:bottom w:val="single" w:color="8DA9DB" w:themeColor="accent5" w:themeTint="9a" w:sz="4" w:space="0"/>
        <w:right w:val="single" w:color="8DA9DB" w:themeColor="accent5" w:themeTint="9a" w:sz="4" w:space="0"/>
      </w:tblBorders>
      <w:tblCellMar>
        <w:top w:w="0" w:type="dxa"/>
        <w:left w:w="0" w:type="dxa"/>
        <w:bottom w:w="0" w:type="dxa"/>
        <w:right w:w="0" w:type="dxa"/>
      </w:tblCellMar>
    </w:tblPr>
    <w:tblStylePr w:type="firstRow">
      <w:rPr>
        <w:b/>
        <w:color w:val="FFFFFF"/>
        <w:sz w:val="22"/>
      </w:rPr>
      <w:tblPr/>
      <w:tcPr>
        <w:shd w:val="clear" w:color="8DA9DB" w:fill="auto"/>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tcBorders>
          <w:left w:val="single" w:color="8DA9DB" w:themeColor="accent5" w:sz="4" w:space="0"/>
          <w:right w:val="single" w:color="8DA9DB" w:themeColor="accent5" w:sz="4" w:space="0"/>
        </w:tcBorders>
      </w:tcPr>
    </w:tblStylePr>
    <w:tblStylePr w:type="band1Horz">
      <w:rPr>
        <w:color w:val="404040"/>
        <w:sz w:val="22"/>
      </w:rPr>
      <w:tblPr/>
      <w:tcPr>
        <w:tcBorders>
          <w:top w:val="single" w:color="8DA9DB" w:themeColor="accent5" w:sz="4" w:space="0"/>
          <w:bottom w:val="single" w:color="8DA9DB" w:themeColor="accent5" w:sz="4" w:space="0"/>
        </w:tcBorders>
      </w:tcPr>
    </w:tblStylePr>
  </w:style>
  <w:style w:type="table" w:customStyle="1" w:styleId="ListTable3-Accent6">
    <w:name w:val="List Table 3 - Accent 6"/>
    <w:uiPriority w:val="99"/>
    <w:tblPr>
      <w:tblStyleRowBandSize w:val="1"/>
      <w:tblStyleColBandSize w:val="1"/>
      <w:tblInd w:w="0" w:type="dxa"/>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CellMar>
        <w:top w:w="0" w:type="dxa"/>
        <w:left w:w="0" w:type="dxa"/>
        <w:bottom w:w="0" w:type="dxa"/>
        <w:right w:w="0" w:type="dxa"/>
      </w:tblCellMar>
    </w:tblPr>
    <w:tblStylePr w:type="firstRow">
      <w:rPr>
        <w:b/>
        <w:color w:val="FFFFFF"/>
        <w:sz w:val="22"/>
      </w:rPr>
      <w:tblPr/>
      <w:tcPr>
        <w:shd w:val="clear" w:color="A9D08E" w:fill="auto"/>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tcBorders>
          <w:left w:val="single" w:color="A9D08E" w:themeColor="accent6" w:sz="4" w:space="0"/>
          <w:right w:val="single" w:color="A9D08E" w:themeColor="accent6" w:sz="4" w:space="0"/>
        </w:tcBorders>
      </w:tcPr>
    </w:tblStylePr>
    <w:tblStylePr w:type="band1Horz">
      <w:rPr>
        <w:color w:val="404040"/>
        <w:sz w:val="22"/>
      </w:rPr>
      <w:tblPr/>
      <w:tcPr>
        <w:tcBorders>
          <w:top w:val="single" w:color="A9D08E" w:themeColor="accent6" w:sz="4" w:space="0"/>
          <w:bottom w:val="single" w:color="A9D08E" w:themeColor="accent6" w:sz="4" w:space="0"/>
        </w:tcBorders>
      </w:tcPr>
    </w:tblStylePr>
  </w:style>
  <w:style w:type="table" w:styleId="ListeTablo4">
    <w:name w:val="List Table 4"/>
    <w:uiPriority w:val="99"/>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CellMar>
        <w:top w:w="0" w:type="dxa"/>
        <w:left w:w="0" w:type="dxa"/>
        <w:bottom w:w="0" w:type="dxa"/>
        <w:right w:w="0" w:type="dxa"/>
      </w:tblCellMar>
    </w:tblPr>
    <w:tblStylePr w:type="firstRow">
      <w:rPr>
        <w:b/>
        <w:color w:val="FFFFFF"/>
        <w:sz w:val="22"/>
      </w:rPr>
      <w:tblPr/>
      <w:tcPr>
        <w:shd w:val="clear" w:color="000000" w:fill="auto"/>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shd w:val="clear" w:color="BFBFBF" w:fill="auto"/>
      </w:tcPr>
    </w:tblStylePr>
    <w:tblStylePr w:type="band1Horz">
      <w:rPr>
        <w:color w:val="404040"/>
        <w:sz w:val="22"/>
      </w:rPr>
      <w:tblPr/>
      <w:tcPr>
        <w:shd w:val="clear" w:color="BFBFBF" w:fill="auto"/>
      </w:tcPr>
    </w:tblStylePr>
  </w:style>
  <w:style w:type="table" w:customStyle="1" w:styleId="ListTable4-Accent1">
    <w:name w:val="List Table 4 - Accent 1"/>
    <w:uiPriority w:val="99"/>
    <w:tblPr>
      <w:tblStyleRowBandSize w:val="1"/>
      <w:tblStyleColBandSize w:val="1"/>
      <w:tblInd w:w="0" w:type="dxa"/>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tblBorders>
      <w:tblCellMar>
        <w:top w:w="0" w:type="dxa"/>
        <w:left w:w="0" w:type="dxa"/>
        <w:bottom w:w="0" w:type="dxa"/>
        <w:right w:w="0" w:type="dxa"/>
      </w:tblCellMar>
    </w:tblPr>
    <w:tblStylePr w:type="firstRow">
      <w:rPr>
        <w:b/>
        <w:color w:val="FFFFFF"/>
        <w:sz w:val="22"/>
      </w:rPr>
      <w:tblPr/>
      <w:tcPr>
        <w:shd w:val="clear" w:color="5B9BD5" w:fill="auto"/>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shd w:val="clear" w:color="D5E5F4" w:fill="auto"/>
      </w:tcPr>
    </w:tblStylePr>
    <w:tblStylePr w:type="band1Horz">
      <w:rPr>
        <w:color w:val="404040"/>
        <w:sz w:val="22"/>
      </w:rPr>
      <w:tblPr/>
      <w:tcPr>
        <w:shd w:val="clear" w:color="D5E5F4" w:fill="auto"/>
      </w:tcPr>
    </w:tblStylePr>
  </w:style>
  <w:style w:type="table" w:customStyle="1" w:styleId="ListTable4-Accent2">
    <w:name w:val="List Table 4 - Accent 2"/>
    <w:uiPriority w:val="99"/>
    <w:tblPr>
      <w:tblStyleRowBandSize w:val="1"/>
      <w:tblStyleColBandSize w:val="1"/>
      <w:tblInd w:w="0" w:type="dxa"/>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CellMar>
        <w:top w:w="0" w:type="dxa"/>
        <w:left w:w="0" w:type="dxa"/>
        <w:bottom w:w="0" w:type="dxa"/>
        <w:right w:w="0" w:type="dxa"/>
      </w:tblCellMar>
    </w:tblPr>
    <w:tblStylePr w:type="firstRow">
      <w:rPr>
        <w:b/>
        <w:color w:val="FFFFFF"/>
        <w:sz w:val="22"/>
      </w:rPr>
      <w:tblPr/>
      <w:tcPr>
        <w:shd w:val="clear" w:color="ED7D31" w:fill="auto"/>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shd w:val="clear" w:color="FADECB" w:fill="auto"/>
      </w:tcPr>
    </w:tblStylePr>
    <w:tblStylePr w:type="band1Horz">
      <w:rPr>
        <w:color w:val="404040"/>
        <w:sz w:val="22"/>
      </w:rPr>
      <w:tblPr/>
      <w:tcPr>
        <w:shd w:val="clear" w:color="FADECB" w:fill="auto"/>
      </w:tcPr>
    </w:tblStylePr>
  </w:style>
  <w:style w:type="table" w:customStyle="1" w:styleId="ListTable4-Accent3">
    <w:name w:val="List Table 4 - Accent 3"/>
    <w:uiPriority w:val="99"/>
    <w:tblPr>
      <w:tblStyleRowBandSize w:val="1"/>
      <w:tblStyleColBandSize w:val="1"/>
      <w:tblInd w:w="0" w:type="dxa"/>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CellMar>
        <w:top w:w="0" w:type="dxa"/>
        <w:left w:w="0" w:type="dxa"/>
        <w:bottom w:w="0" w:type="dxa"/>
        <w:right w:w="0" w:type="dxa"/>
      </w:tblCellMar>
    </w:tblPr>
    <w:tblStylePr w:type="firstRow">
      <w:rPr>
        <w:b/>
        <w:color w:val="FFFFFF"/>
        <w:sz w:val="22"/>
      </w:rPr>
      <w:tblPr/>
      <w:tcPr>
        <w:shd w:val="clear" w:color="A5A5A5" w:fill="auto"/>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shd w:val="clear" w:color="E8E8E8" w:fill="auto"/>
      </w:tcPr>
    </w:tblStylePr>
    <w:tblStylePr w:type="band1Horz">
      <w:rPr>
        <w:color w:val="404040"/>
        <w:sz w:val="22"/>
      </w:rPr>
      <w:tblPr/>
      <w:tcPr>
        <w:shd w:val="clear" w:color="E8E8E8" w:fill="auto"/>
      </w:tcPr>
    </w:tblStylePr>
  </w:style>
  <w:style w:type="table" w:customStyle="1" w:styleId="ListTable4-Accent4">
    <w:name w:val="List Table 4 - Accent 4"/>
    <w:uiPriority w:val="99"/>
    <w:tblPr>
      <w:tblStyleRowBandSize w:val="1"/>
      <w:tblStyleColBandSize w:val="1"/>
      <w:tblInd w:w="0" w:type="dxa"/>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CellMar>
        <w:top w:w="0" w:type="dxa"/>
        <w:left w:w="0" w:type="dxa"/>
        <w:bottom w:w="0" w:type="dxa"/>
        <w:right w:w="0" w:type="dxa"/>
      </w:tblCellMar>
    </w:tblPr>
    <w:tblStylePr w:type="firstRow">
      <w:rPr>
        <w:b/>
        <w:color w:val="FFFFFF"/>
        <w:sz w:val="22"/>
      </w:rPr>
      <w:tblPr/>
      <w:tcPr>
        <w:shd w:val="clear" w:color="FFC000" w:fill="auto"/>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shd w:val="clear" w:color="FFEFBF" w:fill="auto"/>
      </w:tcPr>
    </w:tblStylePr>
    <w:tblStylePr w:type="band1Horz">
      <w:rPr>
        <w:color w:val="404040"/>
        <w:sz w:val="22"/>
      </w:rPr>
      <w:tblPr/>
      <w:tcPr>
        <w:shd w:val="clear" w:color="FFEFBF" w:fill="auto"/>
      </w:tcPr>
    </w:tblStylePr>
  </w:style>
  <w:style w:type="table" w:customStyle="1" w:styleId="ListTable4-Accent5">
    <w:name w:val="List Table 4 - Accent 5"/>
    <w:uiPriority w:val="99"/>
    <w:tblPr>
      <w:tblStyleRowBandSize w:val="1"/>
      <w:tblStyleColBandSize w:val="1"/>
      <w:tblInd w:w="0" w:type="dxa"/>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tblBorders>
      <w:tblCellMar>
        <w:top w:w="0" w:type="dxa"/>
        <w:left w:w="0" w:type="dxa"/>
        <w:bottom w:w="0" w:type="dxa"/>
        <w:right w:w="0" w:type="dxa"/>
      </w:tblCellMar>
    </w:tblPr>
    <w:tblStylePr w:type="firstRow">
      <w:rPr>
        <w:b/>
        <w:color w:val="FFFFFF"/>
        <w:sz w:val="22"/>
      </w:rPr>
      <w:tblPr/>
      <w:tcPr>
        <w:shd w:val="clear" w:color="4472C4" w:fill="auto"/>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shd w:val="clear" w:color="CFDBF0" w:fill="auto"/>
      </w:tcPr>
    </w:tblStylePr>
    <w:tblStylePr w:type="band1Horz">
      <w:rPr>
        <w:color w:val="404040"/>
        <w:sz w:val="22"/>
      </w:rPr>
      <w:tblPr/>
      <w:tcPr>
        <w:shd w:val="clear" w:color="CFDBF0" w:fill="auto"/>
      </w:tcPr>
    </w:tblStylePr>
  </w:style>
  <w:style w:type="table" w:customStyle="1" w:styleId="ListTable4-Accent6">
    <w:name w:val="List Table 4 - Accent 6"/>
    <w:uiPriority w:val="99"/>
    <w:tblPr>
      <w:tblStyleRowBandSize w:val="1"/>
      <w:tblStyleColBandSize w:val="1"/>
      <w:tblInd w:w="0" w:type="dxa"/>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CellMar>
        <w:top w:w="0" w:type="dxa"/>
        <w:left w:w="0" w:type="dxa"/>
        <w:bottom w:w="0" w:type="dxa"/>
        <w:right w:w="0" w:type="dxa"/>
      </w:tblCellMar>
    </w:tblPr>
    <w:tblStylePr w:type="firstRow">
      <w:rPr>
        <w:b/>
        <w:color w:val="FFFFFF"/>
        <w:sz w:val="22"/>
      </w:rPr>
      <w:tblPr/>
      <w:tcPr>
        <w:shd w:val="clear" w:color="70AD47" w:fill="auto"/>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shd w:val="clear" w:color="DAEBCF" w:fill="auto"/>
      </w:tcPr>
    </w:tblStylePr>
    <w:tblStylePr w:type="band1Horz">
      <w:rPr>
        <w:color w:val="404040"/>
        <w:sz w:val="22"/>
      </w:rPr>
      <w:tblPr/>
      <w:tcPr>
        <w:shd w:val="clear" w:color="DAEBCF" w:fill="auto"/>
      </w:tcPr>
    </w:tblStylePr>
  </w:style>
  <w:style w:type="table" w:styleId="ListeTablo5-Koyu">
    <w:name w:val="List Table 5 Dark"/>
    <w:uiPriority w:val="99"/>
    <w:tblPr>
      <w:tblStyleRowBandSize w:val="1"/>
      <w:tblStyleColBandSize w:val="1"/>
      <w:tblInd w:w="0" w:type="dxa"/>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tblCellMar>
        <w:top w:w="0" w:type="dxa"/>
        <w:left w:w="0" w:type="dxa"/>
        <w:bottom w:w="0" w:type="dxa"/>
        <w:right w:w="0" w:type="dxa"/>
      </w:tblCellMar>
    </w:tblPr>
    <w:tblStylePr w:type="firstRow">
      <w:rPr>
        <w:b/>
        <w:color w:val="FFFFFF" w:themeColor="light1"/>
        <w:sz w:val="22"/>
      </w:rPr>
      <w:tblPr/>
      <w:tcPr>
        <w:tcBorders>
          <w:top w:val="single" w:color="7F7F7F" w:themeColor="text1" w:sz="32" w:space="0"/>
          <w:bottom w:val="single" w:color="FFFFFF" w:themeColor="light1" w:sz="12" w:space="0"/>
        </w:tcBorders>
        <w:shd w:val="clear" w:color="7F7F7F" w:fill="auto"/>
      </w:tcPr>
    </w:tblStylePr>
    <w:tblStylePr w:type="lastRow">
      <w:rPr>
        <w:b/>
        <w:color w:val="FFFFFF" w:themeColor="light1"/>
        <w:sz w:val="22"/>
      </w:rPr>
      <w:tblPr/>
    </w:tblStylePr>
    <w:tblStylePr w:type="firstCol">
      <w:rPr>
        <w:b/>
        <w:color w:val="FFFFFF" w:themeColor="light1"/>
        <w:sz w:val="22"/>
      </w:rPr>
      <w:tblPr/>
      <w:tcPr>
        <w:tcBorders>
          <w:left w:val="single" w:color="7F7F7F" w:themeColor="text1" w:sz="32" w:space="0"/>
          <w:right w:val="single" w:color="FFFFFF" w:themeColor="light1" w:sz="4" w:space="0"/>
        </w:tcBorders>
      </w:tcPr>
    </w:tblStylePr>
    <w:tblStylePr w:type="lastCol">
      <w:tblPr/>
      <w:tcPr>
        <w:tcBorders>
          <w:left w:val="single" w:color="FFFFFF" w:themeColor="light1" w:sz="4" w:space="0"/>
          <w:right w:val="single" w:color="7F7F7F" w:themeColor="text1" w:sz="32" w:space="0"/>
        </w:tcBorders>
      </w:tcPr>
    </w:tblStylePr>
    <w:tblStylePr w:type="band1Vert">
      <w:tblPr/>
      <w:tcPr>
        <w:tcBorders>
          <w:left w:val="single" w:color="FFFFFF" w:themeColor="light1" w:sz="4" w:space="0"/>
          <w:right w:val="single" w:color="FFFFFF" w:themeColor="light1" w:sz="4" w:space="0"/>
        </w:tcBorders>
        <w:shd w:val="clear" w:color="7F7F7F" w:fill="auto"/>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7F7F7F" w:fill="auto"/>
      </w:tcPr>
    </w:tblStylePr>
    <w:tblStylePr w:type="band2Horz">
      <w:tblPr/>
      <w:tcPr>
        <w:tcBorders>
          <w:top w:val="single" w:color="FFFFFF" w:themeColor="light1" w:sz="4" w:space="0"/>
          <w:bottom w:val="single" w:color="FFFFFF" w:themeColor="light1" w:sz="4" w:space="0"/>
        </w:tcBorders>
        <w:shd w:val="clear" w:color="7F7F7F" w:fill="auto"/>
      </w:tcPr>
    </w:tblStylePr>
  </w:style>
  <w:style w:type="table" w:customStyle="1" w:styleId="ListTable5Dark-Accent1">
    <w:name w:val="List Table 5 Dark - Accent 1"/>
    <w:uiPriority w:val="99"/>
    <w:tblPr>
      <w:tblStyleRowBandSize w:val="1"/>
      <w:tblStyleColBandSize w:val="1"/>
      <w:tblInd w:w="0" w:type="dxa"/>
      <w:tblBorders>
        <w:top w:val="single" w:color="5B9BD5" w:themeColor="accent1" w:sz="32" w:space="0"/>
        <w:left w:val="single" w:color="5B9BD5" w:themeColor="accent1" w:sz="32" w:space="0"/>
        <w:bottom w:val="single" w:color="5B9BD5" w:themeColor="accent1" w:sz="32" w:space="0"/>
        <w:right w:val="single" w:color="5B9BD5" w:themeColor="accent1" w:sz="32" w:space="0"/>
      </w:tblBorders>
      <w:tblCellMar>
        <w:top w:w="0" w:type="dxa"/>
        <w:left w:w="0" w:type="dxa"/>
        <w:bottom w:w="0" w:type="dxa"/>
        <w:right w:w="0" w:type="dxa"/>
      </w:tblCellMar>
    </w:tblPr>
    <w:tblStylePr w:type="firstRow">
      <w:rPr>
        <w:b/>
        <w:color w:val="FFFFFF" w:themeColor="light1"/>
        <w:sz w:val="22"/>
      </w:rPr>
      <w:tblPr/>
      <w:tcPr>
        <w:tcBorders>
          <w:top w:val="single" w:color="5B9BD5" w:themeColor="accent1" w:sz="32" w:space="0"/>
          <w:bottom w:val="single" w:color="FFFFFF" w:themeColor="light1" w:sz="12" w:space="0"/>
        </w:tcBorders>
        <w:shd w:val="clear" w:color="5B9BD5" w:fill="auto"/>
      </w:tcPr>
    </w:tblStylePr>
    <w:tblStylePr w:type="lastRow">
      <w:rPr>
        <w:b/>
        <w:color w:val="FFFFFF" w:themeColor="light1"/>
        <w:sz w:val="22"/>
      </w:rPr>
      <w:tblPr/>
    </w:tblStylePr>
    <w:tblStylePr w:type="firstCol">
      <w:rPr>
        <w:b/>
        <w:color w:val="FFFFFF" w:themeColor="light1"/>
        <w:sz w:val="22"/>
      </w:rPr>
      <w:tblPr/>
      <w:tcPr>
        <w:tcBorders>
          <w:left w:val="single" w:color="5B9BD5" w:themeColor="accent1" w:sz="32" w:space="0"/>
          <w:right w:val="single" w:color="FFFFFF" w:themeColor="light1" w:sz="4" w:space="0"/>
        </w:tcBorders>
      </w:tcPr>
    </w:tblStylePr>
    <w:tblStylePr w:type="lastCol">
      <w:tblPr/>
      <w:tcPr>
        <w:tcBorders>
          <w:left w:val="single" w:color="FFFFFF" w:themeColor="light1" w:sz="4" w:space="0"/>
          <w:right w:val="single" w:color="5B9BD5" w:themeColor="accent1" w:sz="32" w:space="0"/>
        </w:tcBorders>
      </w:tcPr>
    </w:tblStylePr>
    <w:tblStylePr w:type="band1Vert">
      <w:tblPr/>
      <w:tcPr>
        <w:tcBorders>
          <w:left w:val="single" w:color="FFFFFF" w:themeColor="light1" w:sz="4" w:space="0"/>
          <w:right w:val="single" w:color="FFFFFF" w:themeColor="light1" w:sz="4" w:space="0"/>
        </w:tcBorders>
        <w:shd w:val="clear" w:color="5B9BD5" w:fill="auto"/>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5B9BD5" w:fill="auto"/>
      </w:tcPr>
    </w:tblStylePr>
    <w:tblStylePr w:type="band2Horz">
      <w:tblPr/>
      <w:tcPr>
        <w:tcBorders>
          <w:top w:val="single" w:color="FFFFFF" w:themeColor="light1" w:sz="4" w:space="0"/>
          <w:bottom w:val="single" w:color="FFFFFF" w:themeColor="light1" w:sz="4" w:space="0"/>
        </w:tcBorders>
        <w:shd w:val="clear" w:color="5B9BD5" w:fill="auto"/>
      </w:tcPr>
    </w:tblStylePr>
  </w:style>
  <w:style w:type="table" w:customStyle="1" w:styleId="ListTable5Dark-Accent2">
    <w:name w:val="List Table 5 Dark - Accent 2"/>
    <w:uiPriority w:val="99"/>
    <w:tblPr>
      <w:tblStyleRowBandSize w:val="1"/>
      <w:tblStyleColBandSize w:val="1"/>
      <w:tblInd w:w="0" w:type="dxa"/>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tblCellMar>
        <w:top w:w="0" w:type="dxa"/>
        <w:left w:w="0" w:type="dxa"/>
        <w:bottom w:w="0" w:type="dxa"/>
        <w:right w:w="0" w:type="dxa"/>
      </w:tblCellMar>
    </w:tblPr>
    <w:tblStylePr w:type="firstRow">
      <w:rPr>
        <w:b/>
        <w:color w:val="FFFFFF" w:themeColor="light1"/>
        <w:sz w:val="22"/>
      </w:rPr>
      <w:tblPr/>
      <w:tcPr>
        <w:tcBorders>
          <w:top w:val="single" w:color="F4B184" w:themeColor="accent2" w:sz="32" w:space="0"/>
          <w:bottom w:val="single" w:color="FFFFFF" w:themeColor="light1" w:sz="12" w:space="0"/>
        </w:tcBorders>
        <w:shd w:val="clear" w:color="F4B184" w:fill="auto"/>
      </w:tcPr>
    </w:tblStylePr>
    <w:tblStylePr w:type="lastRow">
      <w:rPr>
        <w:b/>
        <w:color w:val="FFFFFF" w:themeColor="light1"/>
        <w:sz w:val="22"/>
      </w:rPr>
      <w:tblPr/>
    </w:tblStylePr>
    <w:tblStylePr w:type="firstCol">
      <w:rPr>
        <w:b/>
        <w:color w:val="FFFFFF" w:themeColor="light1"/>
        <w:sz w:val="22"/>
      </w:rPr>
      <w:tblPr/>
      <w:tcPr>
        <w:tcBorders>
          <w:left w:val="single" w:color="F4B184" w:themeColor="accent2" w:sz="32" w:space="0"/>
          <w:right w:val="single" w:color="FFFFFF" w:themeColor="light1" w:sz="4" w:space="0"/>
        </w:tcBorders>
      </w:tcPr>
    </w:tblStylePr>
    <w:tblStylePr w:type="lastCol">
      <w:tblPr/>
      <w:tcPr>
        <w:tcBorders>
          <w:left w:val="single" w:color="FFFFFF" w:themeColor="light1" w:sz="4" w:space="0"/>
          <w:right w:val="single" w:color="F4B184" w:themeColor="accent2" w:sz="32" w:space="0"/>
        </w:tcBorders>
      </w:tcPr>
    </w:tblStylePr>
    <w:tblStylePr w:type="band1Vert">
      <w:tblPr/>
      <w:tcPr>
        <w:tcBorders>
          <w:left w:val="single" w:color="FFFFFF" w:themeColor="light1" w:sz="4" w:space="0"/>
          <w:right w:val="single" w:color="FFFFFF" w:themeColor="light1" w:sz="4" w:space="0"/>
        </w:tcBorders>
        <w:shd w:val="clear" w:color="F4B184" w:fill="auto"/>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F4B184" w:fill="auto"/>
      </w:tcPr>
    </w:tblStylePr>
    <w:tblStylePr w:type="band2Horz">
      <w:tblPr/>
      <w:tcPr>
        <w:tcBorders>
          <w:top w:val="single" w:color="FFFFFF" w:themeColor="light1" w:sz="4" w:space="0"/>
          <w:bottom w:val="single" w:color="FFFFFF" w:themeColor="light1" w:sz="4" w:space="0"/>
        </w:tcBorders>
        <w:shd w:val="clear" w:color="F4B184" w:fill="auto"/>
      </w:tcPr>
    </w:tblStylePr>
  </w:style>
  <w:style w:type="table" w:customStyle="1" w:styleId="ListTable5Dark-Accent3">
    <w:name w:val="List Table 5 Dark - Accent 3"/>
    <w:uiPriority w:val="99"/>
    <w:tblPr>
      <w:tblStyleRowBandSize w:val="1"/>
      <w:tblStyleColBandSize w:val="1"/>
      <w:tblInd w:w="0" w:type="dxa"/>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CellMar>
        <w:top w:w="0" w:type="dxa"/>
        <w:left w:w="0" w:type="dxa"/>
        <w:bottom w:w="0" w:type="dxa"/>
        <w:right w:w="0" w:type="dxa"/>
      </w:tblCellMar>
    </w:tblPr>
    <w:tblStylePr w:type="firstRow">
      <w:rPr>
        <w:b/>
        <w:color w:val="FFFFFF" w:themeColor="light1"/>
        <w:sz w:val="22"/>
      </w:rPr>
      <w:tblPr/>
      <w:tcPr>
        <w:tcBorders>
          <w:top w:val="single" w:color="C9C9C9" w:themeColor="accent3" w:sz="32" w:space="0"/>
          <w:bottom w:val="single" w:color="FFFFFF" w:themeColor="light1" w:sz="12" w:space="0"/>
        </w:tcBorders>
        <w:shd w:val="clear" w:color="C9C9C9" w:fill="auto"/>
      </w:tcPr>
    </w:tblStylePr>
    <w:tblStylePr w:type="lastRow">
      <w:rPr>
        <w:b/>
        <w:color w:val="FFFFFF" w:themeColor="light1"/>
        <w:sz w:val="22"/>
      </w:rPr>
      <w:tblPr/>
    </w:tblStylePr>
    <w:tblStylePr w:type="firstCol">
      <w:rPr>
        <w:b/>
        <w:color w:val="FFFFFF" w:themeColor="light1"/>
        <w:sz w:val="22"/>
      </w:rPr>
      <w:tblPr/>
      <w:tcPr>
        <w:tcBorders>
          <w:left w:val="single" w:color="C9C9C9" w:themeColor="accent3" w:sz="32" w:space="0"/>
          <w:right w:val="single" w:color="FFFFFF" w:themeColor="light1" w:sz="4" w:space="0"/>
        </w:tcBorders>
      </w:tcPr>
    </w:tblStylePr>
    <w:tblStylePr w:type="lastCol">
      <w:tblPr/>
      <w:tcPr>
        <w:tcBorders>
          <w:left w:val="single" w:color="FFFFFF" w:themeColor="light1" w:sz="4" w:space="0"/>
          <w:right w:val="single" w:color="C9C9C9" w:themeColor="accent3" w:sz="32" w:space="0"/>
        </w:tcBorders>
      </w:tcPr>
    </w:tblStylePr>
    <w:tblStylePr w:type="band1Vert">
      <w:tblPr/>
      <w:tcPr>
        <w:tcBorders>
          <w:left w:val="single" w:color="FFFFFF" w:themeColor="light1" w:sz="4" w:space="0"/>
          <w:right w:val="single" w:color="FFFFFF" w:themeColor="light1" w:sz="4" w:space="0"/>
        </w:tcBorders>
        <w:shd w:val="clear" w:color="C9C9C9" w:fill="auto"/>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C9C9C9" w:fill="auto"/>
      </w:tcPr>
    </w:tblStylePr>
    <w:tblStylePr w:type="band2Horz">
      <w:tblPr/>
      <w:tcPr>
        <w:tcBorders>
          <w:top w:val="single" w:color="FFFFFF" w:themeColor="light1" w:sz="4" w:space="0"/>
          <w:bottom w:val="single" w:color="FFFFFF" w:themeColor="light1" w:sz="4" w:space="0"/>
        </w:tcBorders>
        <w:shd w:val="clear" w:color="C9C9C9" w:fill="auto"/>
      </w:tcPr>
    </w:tblStylePr>
  </w:style>
  <w:style w:type="table" w:customStyle="1" w:styleId="ListTable5Dark-Accent4">
    <w:name w:val="List Table 5 Dark - Accent 4"/>
    <w:uiPriority w:val="99"/>
    <w:tblPr>
      <w:tblStyleRowBandSize w:val="1"/>
      <w:tblStyleColBandSize w:val="1"/>
      <w:tblInd w:w="0" w:type="dxa"/>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tblCellMar>
        <w:top w:w="0" w:type="dxa"/>
        <w:left w:w="0" w:type="dxa"/>
        <w:bottom w:w="0" w:type="dxa"/>
        <w:right w:w="0" w:type="dxa"/>
      </w:tblCellMar>
    </w:tblPr>
    <w:tblStylePr w:type="firstRow">
      <w:rPr>
        <w:b/>
        <w:color w:val="FFFFFF" w:themeColor="light1"/>
        <w:sz w:val="22"/>
      </w:rPr>
      <w:tblPr/>
      <w:tcPr>
        <w:tcBorders>
          <w:top w:val="single" w:color="FFD865" w:themeColor="accent4" w:sz="32" w:space="0"/>
          <w:bottom w:val="single" w:color="FFFFFF" w:themeColor="light1" w:sz="12" w:space="0"/>
        </w:tcBorders>
        <w:shd w:val="clear" w:color="FFD865" w:fill="auto"/>
      </w:tcPr>
    </w:tblStylePr>
    <w:tblStylePr w:type="lastRow">
      <w:rPr>
        <w:b/>
        <w:color w:val="FFFFFF" w:themeColor="light1"/>
        <w:sz w:val="22"/>
      </w:rPr>
      <w:tblPr/>
    </w:tblStylePr>
    <w:tblStylePr w:type="firstCol">
      <w:rPr>
        <w:b/>
        <w:color w:val="FFFFFF" w:themeColor="light1"/>
        <w:sz w:val="22"/>
      </w:rPr>
      <w:tblPr/>
      <w:tcPr>
        <w:tcBorders>
          <w:left w:val="single" w:color="FFD865" w:themeColor="accent4" w:sz="32" w:space="0"/>
          <w:right w:val="single" w:color="FFFFFF" w:themeColor="light1" w:sz="4" w:space="0"/>
        </w:tcBorders>
      </w:tcPr>
    </w:tblStylePr>
    <w:tblStylePr w:type="lastCol">
      <w:tblPr/>
      <w:tcPr>
        <w:tcBorders>
          <w:left w:val="single" w:color="FFFFFF" w:themeColor="light1" w:sz="4" w:space="0"/>
          <w:right w:val="single" w:color="FFD865" w:themeColor="accent4" w:sz="32" w:space="0"/>
        </w:tcBorders>
      </w:tcPr>
    </w:tblStylePr>
    <w:tblStylePr w:type="band1Vert">
      <w:tblPr/>
      <w:tcPr>
        <w:tcBorders>
          <w:left w:val="single" w:color="FFFFFF" w:themeColor="light1" w:sz="4" w:space="0"/>
          <w:right w:val="single" w:color="FFFFFF" w:themeColor="light1" w:sz="4" w:space="0"/>
        </w:tcBorders>
        <w:shd w:val="clear" w:color="FFD865" w:fill="auto"/>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FFD865" w:fill="auto"/>
      </w:tcPr>
    </w:tblStylePr>
    <w:tblStylePr w:type="band2Horz">
      <w:tblPr/>
      <w:tcPr>
        <w:tcBorders>
          <w:top w:val="single" w:color="FFFFFF" w:themeColor="light1" w:sz="4" w:space="0"/>
          <w:bottom w:val="single" w:color="FFFFFF" w:themeColor="light1" w:sz="4" w:space="0"/>
        </w:tcBorders>
        <w:shd w:val="clear" w:color="FFD865" w:fill="auto"/>
      </w:tcPr>
    </w:tblStylePr>
  </w:style>
  <w:style w:type="table" w:customStyle="1" w:styleId="ListTable5Dark-Accent5">
    <w:name w:val="List Table 5 Dark - Accent 5"/>
    <w:uiPriority w:val="99"/>
    <w:tblPr>
      <w:tblStyleRowBandSize w:val="1"/>
      <w:tblStyleColBandSize w:val="1"/>
      <w:tblInd w:w="0" w:type="dxa"/>
      <w:tblBorders>
        <w:top w:val="single" w:color="8DA9DB" w:themeColor="accent5" w:themeTint="9a" w:sz="32" w:space="0"/>
        <w:left w:val="single" w:color="8DA9DB" w:themeColor="accent5" w:themeTint="9a" w:sz="32" w:space="0"/>
        <w:bottom w:val="single" w:color="8DA9DB" w:themeColor="accent5" w:themeTint="9a" w:sz="32" w:space="0"/>
        <w:right w:val="single" w:color="8DA9DB" w:themeColor="accent5" w:themeTint="9a" w:sz="32" w:space="0"/>
      </w:tblBorders>
      <w:tblCellMar>
        <w:top w:w="0" w:type="dxa"/>
        <w:left w:w="0" w:type="dxa"/>
        <w:bottom w:w="0" w:type="dxa"/>
        <w:right w:w="0" w:type="dxa"/>
      </w:tblCellMar>
    </w:tblPr>
    <w:tblStylePr w:type="firstRow">
      <w:rPr>
        <w:b/>
        <w:color w:val="FFFFFF" w:themeColor="light1"/>
        <w:sz w:val="22"/>
      </w:rPr>
      <w:tblPr/>
      <w:tcPr>
        <w:tcBorders>
          <w:top w:val="single" w:color="8DA9DB" w:themeColor="accent5" w:sz="32" w:space="0"/>
          <w:bottom w:val="single" w:color="FFFFFF" w:themeColor="light1" w:sz="12" w:space="0"/>
        </w:tcBorders>
        <w:shd w:val="clear" w:color="8DA9DB" w:fill="auto"/>
      </w:tcPr>
    </w:tblStylePr>
    <w:tblStylePr w:type="lastRow">
      <w:rPr>
        <w:b/>
        <w:color w:val="FFFFFF" w:themeColor="light1"/>
        <w:sz w:val="22"/>
      </w:rPr>
      <w:tblPr/>
    </w:tblStylePr>
    <w:tblStylePr w:type="firstCol">
      <w:rPr>
        <w:b/>
        <w:color w:val="FFFFFF" w:themeColor="light1"/>
        <w:sz w:val="22"/>
      </w:rPr>
      <w:tblPr/>
      <w:tcPr>
        <w:tcBorders>
          <w:left w:val="single" w:color="8DA9DB" w:themeColor="accent5" w:sz="32" w:space="0"/>
          <w:right w:val="single" w:color="FFFFFF" w:themeColor="light1" w:sz="4" w:space="0"/>
        </w:tcBorders>
      </w:tcPr>
    </w:tblStylePr>
    <w:tblStylePr w:type="lastCol">
      <w:tblPr/>
      <w:tcPr>
        <w:tcBorders>
          <w:left w:val="single" w:color="FFFFFF" w:themeColor="light1" w:sz="4" w:space="0"/>
          <w:right w:val="single" w:color="8DA9DB" w:themeColor="accent5" w:sz="32" w:space="0"/>
        </w:tcBorders>
      </w:tcPr>
    </w:tblStylePr>
    <w:tblStylePr w:type="band1Vert">
      <w:tblPr/>
      <w:tcPr>
        <w:tcBorders>
          <w:left w:val="single" w:color="FFFFFF" w:themeColor="light1" w:sz="4" w:space="0"/>
          <w:right w:val="single" w:color="FFFFFF" w:themeColor="light1" w:sz="4" w:space="0"/>
        </w:tcBorders>
        <w:shd w:val="clear" w:color="8DA9DB" w:fill="auto"/>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8DA9DB" w:fill="auto"/>
      </w:tcPr>
    </w:tblStylePr>
    <w:tblStylePr w:type="band2Horz">
      <w:tblPr/>
      <w:tcPr>
        <w:tcBorders>
          <w:top w:val="single" w:color="FFFFFF" w:themeColor="light1" w:sz="4" w:space="0"/>
          <w:bottom w:val="single" w:color="FFFFFF" w:themeColor="light1" w:sz="4" w:space="0"/>
        </w:tcBorders>
        <w:shd w:val="clear" w:color="8DA9DB" w:fill="auto"/>
      </w:tcPr>
    </w:tblStylePr>
  </w:style>
  <w:style w:type="table" w:customStyle="1" w:styleId="ListTable5Dark-Accent6">
    <w:name w:val="List Table 5 Dark - Accent 6"/>
    <w:uiPriority w:val="99"/>
    <w:tblPr>
      <w:tblStyleRowBandSize w:val="1"/>
      <w:tblStyleColBandSize w:val="1"/>
      <w:tblInd w:w="0" w:type="dxa"/>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CellMar>
        <w:top w:w="0" w:type="dxa"/>
        <w:left w:w="0" w:type="dxa"/>
        <w:bottom w:w="0" w:type="dxa"/>
        <w:right w:w="0" w:type="dxa"/>
      </w:tblCellMar>
    </w:tblPr>
    <w:tblStylePr w:type="firstRow">
      <w:rPr>
        <w:b/>
        <w:color w:val="FFFFFF" w:themeColor="light1"/>
        <w:sz w:val="22"/>
      </w:rPr>
      <w:tblPr/>
      <w:tcPr>
        <w:tcBorders>
          <w:top w:val="single" w:color="A9D08E" w:themeColor="accent6" w:sz="32" w:space="0"/>
          <w:bottom w:val="single" w:color="FFFFFF" w:themeColor="light1" w:sz="12" w:space="0"/>
        </w:tcBorders>
        <w:shd w:val="clear" w:color="A9D08E" w:fill="auto"/>
      </w:tcPr>
    </w:tblStylePr>
    <w:tblStylePr w:type="lastRow">
      <w:rPr>
        <w:b/>
        <w:color w:val="FFFFFF" w:themeColor="light1"/>
        <w:sz w:val="22"/>
      </w:rPr>
      <w:tblPr/>
    </w:tblStylePr>
    <w:tblStylePr w:type="firstCol">
      <w:rPr>
        <w:b/>
        <w:color w:val="FFFFFF" w:themeColor="light1"/>
        <w:sz w:val="22"/>
      </w:rPr>
      <w:tblPr/>
      <w:tcPr>
        <w:tcBorders>
          <w:left w:val="single" w:color="A9D08E" w:themeColor="accent6" w:sz="32" w:space="0"/>
          <w:right w:val="single" w:color="FFFFFF" w:themeColor="light1" w:sz="4" w:space="0"/>
        </w:tcBorders>
      </w:tcPr>
    </w:tblStylePr>
    <w:tblStylePr w:type="lastCol">
      <w:tblPr/>
      <w:tcPr>
        <w:tcBorders>
          <w:left w:val="single" w:color="FFFFFF" w:themeColor="light1" w:sz="4" w:space="0"/>
          <w:right w:val="single" w:color="A9D08E" w:themeColor="accent6" w:sz="32" w:space="0"/>
        </w:tcBorders>
      </w:tcPr>
    </w:tblStylePr>
    <w:tblStylePr w:type="band1Vert">
      <w:tblPr/>
      <w:tcPr>
        <w:tcBorders>
          <w:left w:val="single" w:color="FFFFFF" w:themeColor="light1" w:sz="4" w:space="0"/>
          <w:right w:val="single" w:color="FFFFFF" w:themeColor="light1" w:sz="4" w:space="0"/>
        </w:tcBorders>
        <w:shd w:val="clear" w:color="A9D08E" w:fill="auto"/>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A9D08E" w:fill="auto"/>
      </w:tcPr>
    </w:tblStylePr>
    <w:tblStylePr w:type="band2Horz">
      <w:tblPr/>
      <w:tcPr>
        <w:tcBorders>
          <w:top w:val="single" w:color="FFFFFF" w:themeColor="light1" w:sz="4" w:space="0"/>
          <w:bottom w:val="single" w:color="FFFFFF" w:themeColor="light1" w:sz="4" w:space="0"/>
        </w:tcBorders>
        <w:shd w:val="clear" w:color="A9D08E" w:fill="auto"/>
      </w:tcPr>
    </w:tblStylePr>
  </w:style>
  <w:style w:type="table" w:styleId="ListeTablo6Renkli">
    <w:name w:val="List Table 6 Colorful"/>
    <w:uiPriority w:val="99"/>
    <w:tblPr>
      <w:tblStyleRowBandSize w:val="1"/>
      <w:tblStyleColBandSize w:val="1"/>
      <w:tblInd w:w="0" w:type="dxa"/>
      <w:tblBorders>
        <w:top w:val="single" w:color="7F7F7F" w:themeColor="text1" w:themeTint="80" w:sz="4" w:space="0"/>
        <w:bottom w:val="single" w:color="7F7F7F" w:themeColor="text1" w:themeTint="80" w:sz="4" w:space="0"/>
      </w:tblBorders>
      <w:tblCellMar>
        <w:top w:w="0" w:type="dxa"/>
        <w:left w:w="0" w:type="dxa"/>
        <w:bottom w:w="0" w:type="dxa"/>
        <w:right w:w="0" w:type="dxa"/>
      </w:tblCellMar>
    </w:tblPr>
    <w:tblStylePr w:type="firstRow">
      <w:rPr>
        <w:b/>
        <w:color w:val="000000" w:themeColor="text1"/>
      </w:rPr>
      <w:tblPr/>
      <w:tcPr>
        <w:tcBorders>
          <w:bottom w:val="single" w:color="7F7F7F" w:themeColor="text1" w:sz="4" w:space="0"/>
        </w:tcBorders>
      </w:tcPr>
    </w:tblStylePr>
    <w:tblStylePr w:type="lastRow">
      <w:rPr>
        <w:b/>
        <w:color w:val="000000" w:themeColor="text1"/>
      </w:rPr>
      <w:tblPr/>
      <w:tcPr>
        <w:tcBorders>
          <w:top w:val="single" w:color="7F7F7F" w:themeColor="text1" w:sz="4" w:space="0"/>
        </w:tcBorders>
      </w:tcPr>
    </w:tblStylePr>
    <w:tblStylePr w:type="firstCol">
      <w:rPr>
        <w:b/>
        <w:color w:val="000000" w:themeColor="text1"/>
      </w:rPr>
      <w:tblPr/>
    </w:tblStylePr>
    <w:tblStylePr w:type="lastCol">
      <w:rPr>
        <w:b/>
        <w:color w:val="000000" w:themeColor="text1"/>
      </w:rPr>
      <w:tblPr/>
    </w:tblStylePr>
    <w:tblStylePr w:type="band1Vert">
      <w:tblPr/>
      <w:tcPr>
        <w:shd w:val="clear" w:color="BFBFBF" w:fill="auto"/>
      </w:tcPr>
    </w:tblStylePr>
    <w:tblStylePr w:type="band1Horz">
      <w:rPr>
        <w:color w:val="000000" w:themeColor="text1"/>
        <w:sz w:val="22"/>
      </w:rPr>
      <w:tblPr/>
      <w:tcPr>
        <w:shd w:val="clear" w:color="BFBFBF" w:fill="auto"/>
      </w:tcPr>
    </w:tblStylePr>
    <w:tblStylePr w:type="band2Horz">
      <w:rPr>
        <w:color w:val="000000" w:themeColor="text1"/>
        <w:sz w:val="22"/>
      </w:rPr>
      <w:tblPr/>
    </w:tblStylePr>
  </w:style>
  <w:style w:type="table" w:customStyle="1" w:styleId="ListTable6Colorful-Accent1">
    <w:name w:val="List Table 6 Colorful - Accent 1"/>
    <w:uiPriority w:val="99"/>
    <w:tblPr>
      <w:tblStyleRowBandSize w:val="1"/>
      <w:tblStyleColBandSize w:val="1"/>
      <w:tblInd w:w="0" w:type="dxa"/>
      <w:tblBorders>
        <w:top w:val="single" w:color="5B9BD5" w:themeColor="accent1" w:sz="4" w:space="0"/>
        <w:bottom w:val="single" w:color="5B9BD5" w:themeColor="accent1" w:sz="4" w:space="0"/>
      </w:tblBorders>
      <w:tblCellMar>
        <w:top w:w="0" w:type="dxa"/>
        <w:left w:w="0" w:type="dxa"/>
        <w:bottom w:w="0" w:type="dxa"/>
        <w:right w:w="0" w:type="dxa"/>
      </w:tblCellMar>
    </w:tblPr>
    <w:tblStylePr w:type="firstRow">
      <w:rPr>
        <w:b/>
        <w:color w:val="245A8D" w:themeColor="accent1" w:themeShade="95"/>
      </w:rPr>
      <w:tblPr/>
      <w:tcPr>
        <w:tcBorders>
          <w:bottom w:val="single" w:color="5B9BD5" w:themeColor="accent1" w:sz="4" w:space="0"/>
        </w:tcBorders>
      </w:tcPr>
    </w:tblStylePr>
    <w:tblStylePr w:type="lastRow">
      <w:rPr>
        <w:b/>
        <w:color w:val="245A8D" w:themeColor="accent1" w:themeShade="95"/>
      </w:rPr>
      <w:tblPr/>
      <w:tcPr>
        <w:tcBorders>
          <w:top w:val="single" w:color="5B9BD5" w:themeColor="accent1" w:sz="4" w:space="0"/>
        </w:tcBorders>
      </w:tcPr>
    </w:tblStylePr>
    <w:tblStylePr w:type="firstCol">
      <w:rPr>
        <w:b/>
        <w:color w:val="245A8D" w:themeColor="accent1" w:themeShade="95"/>
      </w:rPr>
      <w:tblPr/>
    </w:tblStylePr>
    <w:tblStylePr w:type="lastCol">
      <w:rPr>
        <w:b/>
        <w:color w:val="245A8D" w:themeColor="accent1" w:themeShade="95"/>
      </w:rPr>
      <w:tblPr/>
    </w:tblStylePr>
    <w:tblStylePr w:type="band1Vert">
      <w:tblPr/>
      <w:tcPr>
        <w:shd w:val="clear" w:color="D5E5F4" w:fill="auto"/>
      </w:tcPr>
    </w:tblStylePr>
    <w:tblStylePr w:type="band1Horz">
      <w:rPr>
        <w:color w:val="245A8D" w:themeColor="accent1" w:themeShade="95"/>
        <w:sz w:val="22"/>
      </w:rPr>
      <w:tblPr/>
      <w:tcPr>
        <w:shd w:val="clear" w:color="D5E5F4" w:fill="auto"/>
      </w:tcPr>
    </w:tblStylePr>
    <w:tblStylePr w:type="band2Horz">
      <w:rPr>
        <w:color w:val="245A8D" w:themeColor="accent1" w:themeShade="95"/>
        <w:sz w:val="22"/>
      </w:rPr>
      <w:tblPr/>
    </w:tblStylePr>
  </w:style>
  <w:style w:type="table" w:customStyle="1" w:styleId="ListTable6Colorful-Accent2">
    <w:name w:val="List Table 6 Colorful - Accent 2"/>
    <w:uiPriority w:val="99"/>
    <w:tblPr>
      <w:tblStyleRowBandSize w:val="1"/>
      <w:tblStyleColBandSize w:val="1"/>
      <w:tblInd w:w="0" w:type="dxa"/>
      <w:tblBorders>
        <w:top w:val="single" w:color="F4B184" w:themeColor="accent2" w:themeTint="97" w:sz="4" w:space="0"/>
        <w:bottom w:val="single" w:color="F4B184" w:themeColor="accent2" w:themeTint="97" w:sz="4" w:space="0"/>
      </w:tblBorders>
      <w:tblCellMar>
        <w:top w:w="0" w:type="dxa"/>
        <w:left w:w="0" w:type="dxa"/>
        <w:bottom w:w="0" w:type="dxa"/>
        <w:right w:w="0" w:type="dxa"/>
      </w:tblCellMar>
    </w:tblPr>
    <w:tblStylePr w:type="firstRow">
      <w:rPr>
        <w:b/>
        <w:color w:val="F4B184" w:themeColor="accent2" w:themeTint="97" w:themeShade="95"/>
      </w:rPr>
      <w:tblPr/>
      <w:tcPr>
        <w:tcBorders>
          <w:bottom w:val="single" w:color="F4B184" w:themeColor="accent2" w:sz="4" w:space="0"/>
        </w:tcBorders>
      </w:tcPr>
    </w:tblStylePr>
    <w:tblStylePr w:type="lastRow">
      <w:rPr>
        <w:b/>
        <w:color w:val="F4B184" w:themeColor="accent2" w:themeTint="97" w:themeShade="95"/>
      </w:rPr>
      <w:tblPr/>
      <w:tcPr>
        <w:tcBorders>
          <w:top w:val="single" w:color="F4B184" w:themeColor="accent2" w:sz="4" w:space="0"/>
        </w:tcBorders>
      </w:tcPr>
    </w:tblStylePr>
    <w:tblStylePr w:type="firstCol">
      <w:rPr>
        <w:b/>
        <w:color w:val="F4B184" w:themeColor="accent2" w:themeTint="97" w:themeShade="95"/>
      </w:rPr>
      <w:tblPr/>
    </w:tblStylePr>
    <w:tblStylePr w:type="lastCol">
      <w:rPr>
        <w:b/>
        <w:color w:val="F4B184" w:themeColor="accent2" w:themeTint="97" w:themeShade="95"/>
      </w:rPr>
      <w:tblPr/>
    </w:tblStylePr>
    <w:tblStylePr w:type="band1Vert">
      <w:tblPr/>
      <w:tcPr>
        <w:shd w:val="clear" w:color="FADECB" w:fill="auto"/>
      </w:tcPr>
    </w:tblStylePr>
    <w:tblStylePr w:type="band1Horz">
      <w:rPr>
        <w:color w:val="F4B184" w:themeColor="accent2" w:themeTint="97" w:themeShade="95"/>
        <w:sz w:val="22"/>
      </w:rPr>
      <w:tblPr/>
      <w:tcPr>
        <w:shd w:val="clear" w:color="FADECB" w:fill="auto"/>
      </w:tcPr>
    </w:tblStylePr>
    <w:tblStylePr w:type="band2Horz">
      <w:rPr>
        <w:color w:val="F4B184" w:themeColor="accent2" w:themeTint="97" w:themeShade="95"/>
        <w:sz w:val="22"/>
      </w:rPr>
      <w:tblPr/>
    </w:tblStylePr>
  </w:style>
  <w:style w:type="table" w:customStyle="1" w:styleId="ListTable6Colorful-Accent3">
    <w:name w:val="List Table 6 Colorful - Accent 3"/>
    <w:uiPriority w:val="99"/>
    <w:tblPr>
      <w:tblStyleRowBandSize w:val="1"/>
      <w:tblStyleColBandSize w:val="1"/>
      <w:tblInd w:w="0" w:type="dxa"/>
      <w:tblBorders>
        <w:top w:val="single" w:color="C9C9C9" w:themeColor="accent3" w:themeTint="98" w:sz="4" w:space="0"/>
        <w:bottom w:val="single" w:color="C9C9C9" w:themeColor="accent3" w:themeTint="98" w:sz="4" w:space="0"/>
      </w:tblBorders>
      <w:tblCellMar>
        <w:top w:w="0" w:type="dxa"/>
        <w:left w:w="0" w:type="dxa"/>
        <w:bottom w:w="0" w:type="dxa"/>
        <w:right w:w="0" w:type="dxa"/>
      </w:tblCellMar>
    </w:tblPr>
    <w:tblStylePr w:type="firstRow">
      <w:rPr>
        <w:b/>
        <w:color w:val="C9C9C9" w:themeColor="accent3" w:themeTint="98" w:themeShade="95"/>
      </w:rPr>
      <w:tblPr/>
      <w:tcPr>
        <w:tcBorders>
          <w:bottom w:val="single" w:color="C9C9C9" w:themeColor="accent3" w:sz="4" w:space="0"/>
        </w:tcBorders>
      </w:tcPr>
    </w:tblStylePr>
    <w:tblStylePr w:type="lastRow">
      <w:rPr>
        <w:b/>
        <w:color w:val="C9C9C9" w:themeColor="accent3" w:themeTint="98" w:themeShade="95"/>
      </w:rPr>
      <w:tblPr/>
      <w:tcPr>
        <w:tcBorders>
          <w:top w:val="single" w:color="C9C9C9" w:themeColor="accent3" w:sz="4" w:space="0"/>
        </w:tcBorders>
      </w:tcPr>
    </w:tblStylePr>
    <w:tblStylePr w:type="firstCol">
      <w:rPr>
        <w:b/>
        <w:color w:val="C9C9C9" w:themeColor="accent3" w:themeTint="98" w:themeShade="95"/>
      </w:rPr>
      <w:tblPr/>
    </w:tblStylePr>
    <w:tblStylePr w:type="lastCol">
      <w:rPr>
        <w:b/>
        <w:color w:val="C9C9C9" w:themeColor="accent3" w:themeTint="98" w:themeShade="95"/>
      </w:rPr>
      <w:tblPr/>
    </w:tblStylePr>
    <w:tblStylePr w:type="band1Vert">
      <w:tblPr/>
      <w:tcPr>
        <w:shd w:val="clear" w:color="E8E8E8" w:fill="auto"/>
      </w:tcPr>
    </w:tblStylePr>
    <w:tblStylePr w:type="band1Horz">
      <w:rPr>
        <w:color w:val="C9C9C9" w:themeColor="accent3" w:themeTint="98" w:themeShade="95"/>
        <w:sz w:val="22"/>
      </w:rPr>
      <w:tblPr/>
      <w:tcPr>
        <w:shd w:val="clear" w:color="E8E8E8" w:fill="auto"/>
      </w:tcPr>
    </w:tblStylePr>
    <w:tblStylePr w:type="band2Horz">
      <w:rPr>
        <w:color w:val="C9C9C9" w:themeColor="accent3" w:themeTint="98" w:themeShade="95"/>
        <w:sz w:val="22"/>
      </w:rPr>
      <w:tblPr/>
    </w:tblStylePr>
  </w:style>
  <w:style w:type="table" w:customStyle="1" w:styleId="ListTable6Colorful-Accent4">
    <w:name w:val="List Table 6 Colorful - Accent 4"/>
    <w:uiPriority w:val="99"/>
    <w:tblPr>
      <w:tblStyleRowBandSize w:val="1"/>
      <w:tblStyleColBandSize w:val="1"/>
      <w:tblInd w:w="0" w:type="dxa"/>
      <w:tblBorders>
        <w:top w:val="single" w:color="FFD865" w:themeColor="accent4" w:themeTint="9a" w:sz="4" w:space="0"/>
        <w:bottom w:val="single" w:color="FFD865" w:themeColor="accent4" w:themeTint="9a" w:sz="4" w:space="0"/>
      </w:tblBorders>
      <w:tblCellMar>
        <w:top w:w="0" w:type="dxa"/>
        <w:left w:w="0" w:type="dxa"/>
        <w:bottom w:w="0" w:type="dxa"/>
        <w:right w:w="0" w:type="dxa"/>
      </w:tblCellMar>
    </w:tblPr>
    <w:tblStylePr w:type="firstRow">
      <w:rPr>
        <w:b/>
        <w:color w:val="FFD865" w:themeColor="accent4" w:themeTint="9a" w:themeShade="95"/>
      </w:rPr>
      <w:tblPr/>
      <w:tcPr>
        <w:tcBorders>
          <w:bottom w:val="single" w:color="FFD865" w:themeColor="accent4" w:sz="4" w:space="0"/>
        </w:tcBorders>
      </w:tcPr>
    </w:tblStylePr>
    <w:tblStylePr w:type="lastRow">
      <w:rPr>
        <w:b/>
        <w:color w:val="FFD865" w:themeColor="accent4" w:themeTint="9a" w:themeShade="95"/>
      </w:rPr>
      <w:tblPr/>
      <w:tcPr>
        <w:tcBorders>
          <w:top w:val="single" w:color="FFD865" w:themeColor="accent4" w:sz="4" w:space="0"/>
        </w:tcBorders>
      </w:tcPr>
    </w:tblStylePr>
    <w:tblStylePr w:type="firstCol">
      <w:rPr>
        <w:b/>
        <w:color w:val="FFD865" w:themeColor="accent4" w:themeTint="9a" w:themeShade="95"/>
      </w:rPr>
      <w:tblPr/>
    </w:tblStylePr>
    <w:tblStylePr w:type="lastCol">
      <w:rPr>
        <w:b/>
        <w:color w:val="FFD865" w:themeColor="accent4" w:themeTint="9a" w:themeShade="95"/>
      </w:rPr>
      <w:tblPr/>
    </w:tblStylePr>
    <w:tblStylePr w:type="band1Vert">
      <w:tblPr/>
      <w:tcPr>
        <w:shd w:val="clear" w:color="FFEFBF" w:fill="auto"/>
      </w:tcPr>
    </w:tblStylePr>
    <w:tblStylePr w:type="band1Horz">
      <w:rPr>
        <w:color w:val="FFD865" w:themeColor="accent4" w:themeTint="9a" w:themeShade="95"/>
        <w:sz w:val="22"/>
      </w:rPr>
      <w:tblPr/>
      <w:tcPr>
        <w:shd w:val="clear" w:color="FFEFBF" w:fill="auto"/>
      </w:tcPr>
    </w:tblStylePr>
    <w:tblStylePr w:type="band2Horz">
      <w:rPr>
        <w:color w:val="FFD865" w:themeColor="accent4" w:themeTint="9a" w:themeShade="95"/>
        <w:sz w:val="22"/>
      </w:rPr>
      <w:tblPr/>
    </w:tblStylePr>
  </w:style>
  <w:style w:type="table" w:customStyle="1" w:styleId="ListTable6Colorful-Accent5">
    <w:name w:val="List Table 6 Colorful - Accent 5"/>
    <w:uiPriority w:val="99"/>
    <w:tblPr>
      <w:tblStyleRowBandSize w:val="1"/>
      <w:tblStyleColBandSize w:val="1"/>
      <w:tblInd w:w="0" w:type="dxa"/>
      <w:tblBorders>
        <w:top w:val="single" w:color="8DA9DB" w:themeColor="accent5" w:themeTint="9a" w:sz="4" w:space="0"/>
        <w:bottom w:val="single" w:color="8DA9DB" w:themeColor="accent5" w:themeTint="9a" w:sz="4" w:space="0"/>
      </w:tblBorders>
      <w:tblCellMar>
        <w:top w:w="0" w:type="dxa"/>
        <w:left w:w="0" w:type="dxa"/>
        <w:bottom w:w="0" w:type="dxa"/>
        <w:right w:w="0" w:type="dxa"/>
      </w:tblCellMar>
    </w:tblPr>
    <w:tblStylePr w:type="firstRow">
      <w:rPr>
        <w:b/>
        <w:color w:val="8DA9DB" w:themeColor="accent5" w:themeTint="9a" w:themeShade="95"/>
      </w:rPr>
      <w:tblPr/>
      <w:tcPr>
        <w:tcBorders>
          <w:bottom w:val="single" w:color="8DA9DB" w:themeColor="accent5" w:sz="4" w:space="0"/>
        </w:tcBorders>
      </w:tcPr>
    </w:tblStylePr>
    <w:tblStylePr w:type="lastRow">
      <w:rPr>
        <w:b/>
        <w:color w:val="8DA9DB" w:themeColor="accent5" w:themeTint="9a" w:themeShade="95"/>
      </w:rPr>
      <w:tblPr/>
      <w:tcPr>
        <w:tcBorders>
          <w:top w:val="single" w:color="8DA9DB" w:themeColor="accent5" w:sz="4" w:space="0"/>
        </w:tcBorders>
      </w:tcPr>
    </w:tblStylePr>
    <w:tblStylePr w:type="firstCol">
      <w:rPr>
        <w:b/>
        <w:color w:val="8DA9DB" w:themeColor="accent5" w:themeTint="9a" w:themeShade="95"/>
      </w:rPr>
      <w:tblPr/>
    </w:tblStylePr>
    <w:tblStylePr w:type="lastCol">
      <w:rPr>
        <w:b/>
        <w:color w:val="8DA9DB" w:themeColor="accent5" w:themeTint="9a" w:themeShade="95"/>
      </w:rPr>
      <w:tblPr/>
    </w:tblStylePr>
    <w:tblStylePr w:type="band1Vert">
      <w:tblPr/>
      <w:tcPr>
        <w:shd w:val="clear" w:color="CFDBF0" w:fill="auto"/>
      </w:tcPr>
    </w:tblStylePr>
    <w:tblStylePr w:type="band1Horz">
      <w:rPr>
        <w:color w:val="8DA9DB" w:themeColor="accent5" w:themeTint="9a" w:themeShade="95"/>
        <w:sz w:val="22"/>
      </w:rPr>
      <w:tblPr/>
      <w:tcPr>
        <w:shd w:val="clear" w:color="CFDBF0" w:fill="auto"/>
      </w:tcPr>
    </w:tblStylePr>
    <w:tblStylePr w:type="band2Horz">
      <w:rPr>
        <w:color w:val="8DA9DB" w:themeColor="accent5" w:themeTint="9a" w:themeShade="95"/>
        <w:sz w:val="22"/>
      </w:rPr>
      <w:tblPr/>
    </w:tblStylePr>
  </w:style>
  <w:style w:type="table" w:customStyle="1" w:styleId="ListTable6Colorful-Accent6">
    <w:name w:val="List Table 6 Colorful - Accent 6"/>
    <w:uiPriority w:val="99"/>
    <w:tblPr>
      <w:tblStyleRowBandSize w:val="1"/>
      <w:tblStyleColBandSize w:val="1"/>
      <w:tblInd w:w="0" w:type="dxa"/>
      <w:tblBorders>
        <w:top w:val="single" w:color="A9D08E" w:themeColor="accent6" w:themeTint="98" w:sz="4" w:space="0"/>
        <w:bottom w:val="single" w:color="A9D08E" w:themeColor="accent6" w:themeTint="98" w:sz="4" w:space="0"/>
      </w:tblBorders>
      <w:tblCellMar>
        <w:top w:w="0" w:type="dxa"/>
        <w:left w:w="0" w:type="dxa"/>
        <w:bottom w:w="0" w:type="dxa"/>
        <w:right w:w="0" w:type="dxa"/>
      </w:tblCellMar>
    </w:tblPr>
    <w:tblStylePr w:type="firstRow">
      <w:rPr>
        <w:b/>
        <w:color w:val="A9D08E" w:themeColor="accent6" w:themeTint="98" w:themeShade="95"/>
      </w:rPr>
      <w:tblPr/>
      <w:tcPr>
        <w:tcBorders>
          <w:bottom w:val="single" w:color="A9D08E" w:themeColor="accent6" w:sz="4" w:space="0"/>
        </w:tcBorders>
      </w:tcPr>
    </w:tblStylePr>
    <w:tblStylePr w:type="lastRow">
      <w:rPr>
        <w:b/>
        <w:color w:val="A9D08E" w:themeColor="accent6" w:themeTint="98" w:themeShade="95"/>
      </w:rPr>
      <w:tblPr/>
      <w:tcPr>
        <w:tcBorders>
          <w:top w:val="single" w:color="A9D08E" w:themeColor="accent6" w:sz="4" w:space="0"/>
        </w:tcBorders>
      </w:tcPr>
    </w:tblStylePr>
    <w:tblStylePr w:type="firstCol">
      <w:rPr>
        <w:b/>
        <w:color w:val="A9D08E" w:themeColor="accent6" w:themeTint="98" w:themeShade="95"/>
      </w:rPr>
      <w:tblPr/>
    </w:tblStylePr>
    <w:tblStylePr w:type="lastCol">
      <w:rPr>
        <w:b/>
        <w:color w:val="A9D08E" w:themeColor="accent6" w:themeTint="98" w:themeShade="95"/>
      </w:rPr>
      <w:tblPr/>
    </w:tblStylePr>
    <w:tblStylePr w:type="band1Vert">
      <w:tblPr/>
      <w:tcPr>
        <w:shd w:val="clear" w:color="DAEBCF" w:fill="auto"/>
      </w:tcPr>
    </w:tblStylePr>
    <w:tblStylePr w:type="band1Horz">
      <w:rPr>
        <w:color w:val="A9D08E" w:themeColor="accent6" w:themeTint="98" w:themeShade="95"/>
        <w:sz w:val="22"/>
      </w:rPr>
      <w:tblPr/>
      <w:tcPr>
        <w:shd w:val="clear" w:color="DAEBCF" w:fill="auto"/>
      </w:tcPr>
    </w:tblStylePr>
    <w:tblStylePr w:type="band2Horz">
      <w:rPr>
        <w:color w:val="A9D08E" w:themeColor="accent6" w:themeTint="98" w:themeShade="95"/>
        <w:sz w:val="22"/>
      </w:rPr>
      <w:tblPr/>
    </w:tblStylePr>
  </w:style>
  <w:style w:type="table" w:styleId="ListeTablo7Renkli">
    <w:name w:val="List Table 7 Colorful"/>
    <w:uiPriority w:val="99"/>
    <w:tblPr>
      <w:tblStyleRowBandSize w:val="1"/>
      <w:tblStyleColBandSize w:val="1"/>
      <w:tblInd w:w="0" w:type="dxa"/>
      <w:tblBorders>
        <w:right w:val="single" w:color="7F7F7F" w:themeColor="text1" w:themeTint="80" w:sz="4" w:space="0"/>
      </w:tblBorders>
      <w:tblCellMar>
        <w:top w:w="0" w:type="dxa"/>
        <w:left w:w="0" w:type="dxa"/>
        <w:bottom w:w="0" w:type="dxa"/>
        <w:right w:w="0" w:type="dxa"/>
      </w:tblCellMar>
    </w:tblPr>
    <w:tblStylePr w:type="firstRow">
      <w:rPr>
        <w:i/>
        <w:color w:val="7F7F7F" w:themeColor="text1" w:themeTint="80" w:themeShade="95"/>
        <w:sz w:val="22"/>
      </w:rPr>
      <w:tblPr/>
      <w:tcPr>
        <w:tcBorders>
          <w:top w:val="none" w:color="auto" w:sz="0" w:space="0"/>
          <w:left w:val="none" w:color="auto" w:sz="0" w:space="0"/>
          <w:bottom w:val="single" w:color="7F7F7F" w:themeColor="text1" w:sz="4" w:space="0"/>
          <w:right w:val="none" w:color="auto" w:sz="0" w:space="0"/>
        </w:tcBorders>
        <w:shd w:val="clear" w:color="FFFFFF" w:fill="auto"/>
      </w:tcPr>
    </w:tblStylePr>
    <w:tblStylePr w:type="lastRow">
      <w:rPr>
        <w:i/>
        <w:color w:val="7F7F7F" w:themeColor="text1" w:themeTint="80" w:themeShade="95"/>
        <w:sz w:val="22"/>
      </w:rPr>
      <w:tblPr/>
      <w:tcPr>
        <w:tcBorders>
          <w:top w:val="single" w:color="7F7F7F" w:themeColor="text1" w:sz="4" w:space="0"/>
          <w:left w:val="none" w:color="auto" w:sz="0" w:space="0"/>
          <w:bottom w:val="none" w:color="auto" w:sz="0" w:space="0"/>
          <w:right w:val="none" w:color="auto" w:sz="0" w:space="0"/>
        </w:tcBorders>
        <w:shd w:val="clear" w:color="FFFFFF" w:fill="auto"/>
      </w:tcPr>
    </w:tblStylePr>
    <w:tblStylePr w:type="firstCol">
      <w:pPr>
        <w:jc w:val="right"/>
      </w:pPr>
      <w:rPr>
        <w:i/>
        <w:color w:val="7F7F7F" w:themeColor="text1" w:themeTint="80" w:themeShade="95"/>
        <w:sz w:val="22"/>
      </w:rPr>
      <w:tblPr/>
      <w:tcPr>
        <w:tcBorders>
          <w:top w:val="none" w:color="auto" w:sz="0" w:space="0"/>
          <w:left w:val="none" w:color="auto" w:sz="0" w:space="0"/>
          <w:bottom w:val="none" w:color="auto" w:sz="0" w:space="0"/>
          <w:right w:val="single" w:color="7F7F7F" w:themeColor="text1" w:sz="4" w:space="0"/>
        </w:tcBorders>
        <w:shd w:val="clear" w:color="FFFFFF" w:fill="auto"/>
      </w:tcPr>
    </w:tblStylePr>
    <w:tblStylePr w:type="lastCol">
      <w:rPr>
        <w:i/>
        <w:color w:val="7F7F7F" w:themeColor="text1" w:themeTint="80" w:themeShade="95"/>
        <w:sz w:val="22"/>
      </w:rPr>
      <w:tblPr/>
      <w:tcPr>
        <w:tcBorders>
          <w:top w:val="none" w:color="auto" w:sz="0" w:space="0"/>
          <w:left w:val="single" w:color="7F7F7F" w:themeColor="text1" w:sz="4" w:space="0"/>
          <w:bottom w:val="none" w:color="auto" w:sz="0" w:space="0"/>
          <w:right w:val="none" w:color="auto" w:sz="0" w:space="0"/>
        </w:tcBorders>
        <w:shd w:val="clear" w:color="FFFFFF" w:fill="auto"/>
      </w:tcPr>
    </w:tblStylePr>
    <w:tblStylePr w:type="band1Vert">
      <w:tblPr/>
      <w:tcPr>
        <w:shd w:val="clear" w:color="BFBFBF" w:fill="auto"/>
      </w:tcPr>
    </w:tblStylePr>
    <w:tblStylePr w:type="band1Horz">
      <w:rPr>
        <w:color w:val="7F7F7F" w:themeColor="text1" w:themeTint="80" w:themeShade="95"/>
        <w:sz w:val="22"/>
      </w:rPr>
      <w:tblPr/>
      <w:tcPr>
        <w:shd w:val="clear" w:color="BFBFBF" w:fill="auto"/>
      </w:tcPr>
    </w:tblStylePr>
    <w:tblStylePr w:type="band2Horz">
      <w:rPr>
        <w:color w:val="7F7F7F" w:themeColor="text1" w:themeTint="80" w:themeShade="95"/>
        <w:sz w:val="22"/>
      </w:rPr>
      <w:tblPr/>
    </w:tblStylePr>
  </w:style>
  <w:style w:type="table" w:customStyle="1" w:styleId="ListTable7Colorful-Accent1">
    <w:name w:val="List Table 7 Colorful - Accent 1"/>
    <w:uiPriority w:val="99"/>
    <w:tblPr>
      <w:tblStyleRowBandSize w:val="1"/>
      <w:tblStyleColBandSize w:val="1"/>
      <w:tblInd w:w="0" w:type="dxa"/>
      <w:tblBorders>
        <w:right w:val="single" w:color="5B9BD5" w:themeColor="accent1" w:sz="4" w:space="0"/>
      </w:tblBorders>
      <w:tblCellMar>
        <w:top w:w="0" w:type="dxa"/>
        <w:left w:w="0" w:type="dxa"/>
        <w:bottom w:w="0" w:type="dxa"/>
        <w:right w:w="0" w:type="dxa"/>
      </w:tblCellMar>
    </w:tblPr>
    <w:tblStylePr w:type="firstRow">
      <w:rPr>
        <w:i/>
        <w:color w:val="245A8D" w:themeColor="accent1" w:themeShade="95"/>
        <w:sz w:val="22"/>
      </w:rPr>
      <w:tblPr/>
      <w:tcPr>
        <w:tcBorders>
          <w:top w:val="none" w:color="auto" w:sz="0" w:space="0"/>
          <w:left w:val="none" w:color="auto" w:sz="0" w:space="0"/>
          <w:bottom w:val="single" w:color="5B9BD5" w:themeColor="accent1" w:sz="4" w:space="0"/>
          <w:right w:val="none" w:color="auto" w:sz="0" w:space="0"/>
        </w:tcBorders>
        <w:shd w:val="clear" w:color="FFFFFF" w:fill="auto"/>
      </w:tcPr>
    </w:tblStylePr>
    <w:tblStylePr w:type="lastRow">
      <w:rPr>
        <w:i/>
        <w:color w:val="245A8D" w:themeColor="accent1" w:themeShade="95"/>
        <w:sz w:val="22"/>
      </w:rPr>
      <w:tblPr/>
      <w:tcPr>
        <w:tcBorders>
          <w:top w:val="single" w:color="5B9BD5" w:themeColor="accent1" w:sz="4" w:space="0"/>
          <w:left w:val="none" w:color="auto" w:sz="0" w:space="0"/>
          <w:bottom w:val="none" w:color="auto" w:sz="0" w:space="0"/>
          <w:right w:val="none" w:color="auto" w:sz="0" w:space="0"/>
        </w:tcBorders>
        <w:shd w:val="clear" w:color="FFFFFF" w:fill="auto"/>
      </w:tcPr>
    </w:tblStylePr>
    <w:tblStylePr w:type="firstCol">
      <w:pPr>
        <w:jc w:val="right"/>
      </w:pPr>
      <w:rPr>
        <w:i/>
        <w:color w:val="245A8D" w:themeColor="accent1" w:themeShade="95"/>
        <w:sz w:val="22"/>
      </w:rPr>
      <w:tblPr/>
      <w:tcPr>
        <w:tcBorders>
          <w:top w:val="none" w:color="auto" w:sz="0" w:space="0"/>
          <w:left w:val="none" w:color="auto" w:sz="0" w:space="0"/>
          <w:bottom w:val="none" w:color="auto" w:sz="0" w:space="0"/>
          <w:right w:val="single" w:color="5B9BD5" w:themeColor="accent1" w:sz="4" w:space="0"/>
        </w:tcBorders>
        <w:shd w:val="clear" w:color="FFFFFF" w:fill="auto"/>
      </w:tcPr>
    </w:tblStylePr>
    <w:tblStylePr w:type="lastCol">
      <w:rPr>
        <w:i/>
        <w:color w:val="245A8D" w:themeColor="accent1" w:themeShade="95"/>
        <w:sz w:val="22"/>
      </w:rPr>
      <w:tblPr/>
      <w:tcPr>
        <w:tcBorders>
          <w:top w:val="none" w:color="auto" w:sz="0" w:space="0"/>
          <w:left w:val="single" w:color="5B9BD5" w:themeColor="accent1" w:sz="4" w:space="0"/>
          <w:bottom w:val="none" w:color="auto" w:sz="0" w:space="0"/>
          <w:right w:val="none" w:color="auto" w:sz="0" w:space="0"/>
        </w:tcBorders>
        <w:shd w:val="clear" w:color="FFFFFF" w:fill="auto"/>
      </w:tcPr>
    </w:tblStylePr>
    <w:tblStylePr w:type="band1Vert">
      <w:tblPr/>
      <w:tcPr>
        <w:shd w:val="clear" w:color="D5E5F4" w:fill="auto"/>
      </w:tcPr>
    </w:tblStylePr>
    <w:tblStylePr w:type="band1Horz">
      <w:rPr>
        <w:color w:val="245A8D" w:themeColor="accent1" w:themeShade="95"/>
        <w:sz w:val="22"/>
      </w:rPr>
      <w:tblPr/>
      <w:tcPr>
        <w:shd w:val="clear" w:color="D5E5F4" w:fill="auto"/>
      </w:tcPr>
    </w:tblStylePr>
    <w:tblStylePr w:type="band2Horz">
      <w:rPr>
        <w:color w:val="245A8D" w:themeColor="accent1" w:themeShade="95"/>
        <w:sz w:val="22"/>
      </w:rPr>
      <w:tblPr/>
    </w:tblStylePr>
  </w:style>
  <w:style w:type="table" w:customStyle="1" w:styleId="ListTable7Colorful-Accent2">
    <w:name w:val="List Table 7 Colorful - Accent 2"/>
    <w:uiPriority w:val="99"/>
    <w:tblPr>
      <w:tblStyleRowBandSize w:val="1"/>
      <w:tblStyleColBandSize w:val="1"/>
      <w:tblInd w:w="0" w:type="dxa"/>
      <w:tblBorders>
        <w:right w:val="single" w:color="F4B184" w:themeColor="accent2" w:themeTint="97" w:sz="4" w:space="0"/>
      </w:tblBorders>
      <w:tblCellMar>
        <w:top w:w="0" w:type="dxa"/>
        <w:left w:w="0" w:type="dxa"/>
        <w:bottom w:w="0" w:type="dxa"/>
        <w:right w:w="0" w:type="dxa"/>
      </w:tblCellMar>
    </w:tblPr>
    <w:tblStylePr w:type="firstRow">
      <w:rPr>
        <w:i/>
        <w:color w:val="F4B184" w:themeColor="accent2" w:themeTint="97" w:themeShade="95"/>
        <w:sz w:val="22"/>
      </w:rPr>
      <w:tblPr/>
      <w:tcPr>
        <w:tcBorders>
          <w:top w:val="none" w:color="auto" w:sz="0" w:space="0"/>
          <w:left w:val="none" w:color="auto" w:sz="0" w:space="0"/>
          <w:bottom w:val="single" w:color="F4B184" w:themeColor="accent2" w:sz="4" w:space="0"/>
          <w:right w:val="none" w:color="auto" w:sz="0" w:space="0"/>
        </w:tcBorders>
        <w:shd w:val="clear" w:color="FFFFFF" w:fill="auto"/>
      </w:tcPr>
    </w:tblStylePr>
    <w:tblStylePr w:type="lastRow">
      <w:rPr>
        <w:i/>
        <w:color w:val="F4B184" w:themeColor="accent2" w:themeTint="97" w:themeShade="95"/>
        <w:sz w:val="22"/>
      </w:rPr>
      <w:tblPr/>
      <w:tcPr>
        <w:tcBorders>
          <w:top w:val="single" w:color="F4B184" w:themeColor="accent2" w:sz="4" w:space="0"/>
          <w:left w:val="none" w:color="auto" w:sz="0" w:space="0"/>
          <w:bottom w:val="none" w:color="auto" w:sz="0" w:space="0"/>
          <w:right w:val="none" w:color="auto" w:sz="0" w:space="0"/>
        </w:tcBorders>
        <w:shd w:val="clear" w:color="FFFFFF" w:fill="auto"/>
      </w:tcPr>
    </w:tblStylePr>
    <w:tblStylePr w:type="firstCol">
      <w:pPr>
        <w:jc w:val="right"/>
      </w:pPr>
      <w:rPr>
        <w:i/>
        <w:color w:val="F4B184" w:themeColor="accent2" w:themeTint="97" w:themeShade="95"/>
        <w:sz w:val="22"/>
      </w:rPr>
      <w:tblPr/>
      <w:tcPr>
        <w:tcBorders>
          <w:top w:val="none" w:color="auto" w:sz="0" w:space="0"/>
          <w:left w:val="none" w:color="auto" w:sz="0" w:space="0"/>
          <w:bottom w:val="none" w:color="auto" w:sz="0" w:space="0"/>
          <w:right w:val="single" w:color="F4B184" w:themeColor="accent2" w:sz="4" w:space="0"/>
        </w:tcBorders>
        <w:shd w:val="clear" w:color="FFFFFF" w:fill="auto"/>
      </w:tcPr>
    </w:tblStylePr>
    <w:tblStylePr w:type="lastCol">
      <w:rPr>
        <w:i/>
        <w:color w:val="F4B184" w:themeColor="accent2" w:themeTint="97" w:themeShade="95"/>
        <w:sz w:val="22"/>
      </w:rPr>
      <w:tblPr/>
      <w:tcPr>
        <w:tcBorders>
          <w:top w:val="none" w:color="auto" w:sz="0" w:space="0"/>
          <w:left w:val="single" w:color="F4B184" w:themeColor="accent2" w:sz="4" w:space="0"/>
          <w:bottom w:val="none" w:color="auto" w:sz="0" w:space="0"/>
          <w:right w:val="none" w:color="auto" w:sz="0" w:space="0"/>
        </w:tcBorders>
        <w:shd w:val="clear" w:color="FFFFFF" w:fill="auto"/>
      </w:tcPr>
    </w:tblStylePr>
    <w:tblStylePr w:type="band1Vert">
      <w:tblPr/>
      <w:tcPr>
        <w:shd w:val="clear" w:color="FADECB" w:fill="auto"/>
      </w:tcPr>
    </w:tblStylePr>
    <w:tblStylePr w:type="band1Horz">
      <w:rPr>
        <w:color w:val="F4B184" w:themeColor="accent2" w:themeTint="97" w:themeShade="95"/>
        <w:sz w:val="22"/>
      </w:rPr>
      <w:tblPr/>
      <w:tcPr>
        <w:shd w:val="clear" w:color="FADECB" w:fill="auto"/>
      </w:tcPr>
    </w:tblStylePr>
    <w:tblStylePr w:type="band2Horz">
      <w:rPr>
        <w:color w:val="F4B184" w:themeColor="accent2" w:themeTint="97" w:themeShade="95"/>
        <w:sz w:val="22"/>
      </w:rPr>
      <w:tblPr/>
    </w:tblStylePr>
  </w:style>
  <w:style w:type="table" w:customStyle="1" w:styleId="ListTable7Colorful-Accent3">
    <w:name w:val="List Table 7 Colorful - Accent 3"/>
    <w:uiPriority w:val="99"/>
    <w:tblPr>
      <w:tblStyleRowBandSize w:val="1"/>
      <w:tblStyleColBandSize w:val="1"/>
      <w:tblInd w:w="0" w:type="dxa"/>
      <w:tblBorders>
        <w:right w:val="single" w:color="C9C9C9" w:themeColor="accent3" w:themeTint="98" w:sz="4" w:space="0"/>
      </w:tblBorders>
      <w:tblCellMar>
        <w:top w:w="0" w:type="dxa"/>
        <w:left w:w="0" w:type="dxa"/>
        <w:bottom w:w="0" w:type="dxa"/>
        <w:right w:w="0" w:type="dxa"/>
      </w:tblCellMar>
    </w:tblPr>
    <w:tblStylePr w:type="firstRow">
      <w:rPr>
        <w:i/>
        <w:color w:val="C9C9C9" w:themeColor="accent3" w:themeTint="98" w:themeShade="95"/>
        <w:sz w:val="22"/>
      </w:rPr>
      <w:tblPr/>
      <w:tcPr>
        <w:tcBorders>
          <w:top w:val="none" w:color="auto" w:sz="0" w:space="0"/>
          <w:left w:val="none" w:color="auto" w:sz="0" w:space="0"/>
          <w:bottom w:val="single" w:color="C9C9C9" w:themeColor="accent3" w:sz="4" w:space="0"/>
          <w:right w:val="none" w:color="auto" w:sz="0" w:space="0"/>
        </w:tcBorders>
        <w:shd w:val="clear" w:color="FFFFFF" w:fill="auto"/>
      </w:tcPr>
    </w:tblStylePr>
    <w:tblStylePr w:type="lastRow">
      <w:rPr>
        <w:i/>
        <w:color w:val="C9C9C9" w:themeColor="accent3" w:themeTint="98" w:themeShade="95"/>
        <w:sz w:val="22"/>
      </w:rPr>
      <w:tblPr/>
      <w:tcPr>
        <w:tcBorders>
          <w:top w:val="single" w:color="C9C9C9" w:themeColor="accent3" w:sz="4" w:space="0"/>
          <w:left w:val="none" w:color="auto" w:sz="0" w:space="0"/>
          <w:bottom w:val="none" w:color="auto" w:sz="0" w:space="0"/>
          <w:right w:val="none" w:color="auto" w:sz="0" w:space="0"/>
        </w:tcBorders>
        <w:shd w:val="clear" w:color="FFFFFF" w:fill="auto"/>
      </w:tcPr>
    </w:tblStylePr>
    <w:tblStylePr w:type="firstCol">
      <w:pPr>
        <w:jc w:val="right"/>
      </w:pPr>
      <w:rPr>
        <w:i/>
        <w:color w:val="C9C9C9" w:themeColor="accent3" w:themeTint="98" w:themeShade="95"/>
        <w:sz w:val="22"/>
      </w:rPr>
      <w:tblPr/>
      <w:tcPr>
        <w:tcBorders>
          <w:top w:val="none" w:color="auto" w:sz="0" w:space="0"/>
          <w:left w:val="none" w:color="auto" w:sz="0" w:space="0"/>
          <w:bottom w:val="none" w:color="auto" w:sz="0" w:space="0"/>
          <w:right w:val="single" w:color="C9C9C9" w:themeColor="accent3" w:sz="4" w:space="0"/>
        </w:tcBorders>
        <w:shd w:val="clear" w:color="FFFFFF" w:fill="auto"/>
      </w:tcPr>
    </w:tblStylePr>
    <w:tblStylePr w:type="lastCol">
      <w:rPr>
        <w:i/>
        <w:color w:val="C9C9C9" w:themeColor="accent3" w:themeTint="98" w:themeShade="95"/>
        <w:sz w:val="22"/>
      </w:rPr>
      <w:tblPr/>
      <w:tcPr>
        <w:tcBorders>
          <w:top w:val="none" w:color="auto" w:sz="0" w:space="0"/>
          <w:left w:val="single" w:color="C9C9C9" w:themeColor="accent3" w:sz="4" w:space="0"/>
          <w:bottom w:val="none" w:color="auto" w:sz="0" w:space="0"/>
          <w:right w:val="none" w:color="auto" w:sz="0" w:space="0"/>
        </w:tcBorders>
        <w:shd w:val="clear" w:color="FFFFFF" w:fill="auto"/>
      </w:tcPr>
    </w:tblStylePr>
    <w:tblStylePr w:type="band1Vert">
      <w:tblPr/>
      <w:tcPr>
        <w:shd w:val="clear" w:color="E8E8E8" w:fill="auto"/>
      </w:tcPr>
    </w:tblStylePr>
    <w:tblStylePr w:type="band1Horz">
      <w:rPr>
        <w:color w:val="C9C9C9" w:themeColor="accent3" w:themeTint="98" w:themeShade="95"/>
        <w:sz w:val="22"/>
      </w:rPr>
      <w:tblPr/>
      <w:tcPr>
        <w:shd w:val="clear" w:color="E8E8E8" w:fill="auto"/>
      </w:tcPr>
    </w:tblStylePr>
    <w:tblStylePr w:type="band2Horz">
      <w:rPr>
        <w:color w:val="C9C9C9" w:themeColor="accent3" w:themeTint="98" w:themeShade="95"/>
        <w:sz w:val="22"/>
      </w:rPr>
      <w:tblPr/>
    </w:tblStylePr>
  </w:style>
  <w:style w:type="table" w:customStyle="1" w:styleId="ListTable7Colorful-Accent4">
    <w:name w:val="List Table 7 Colorful - Accent 4"/>
    <w:uiPriority w:val="99"/>
    <w:tblPr>
      <w:tblStyleRowBandSize w:val="1"/>
      <w:tblStyleColBandSize w:val="1"/>
      <w:tblInd w:w="0" w:type="dxa"/>
      <w:tblBorders>
        <w:right w:val="single" w:color="FFD865" w:themeColor="accent4" w:themeTint="9a" w:sz="4" w:space="0"/>
      </w:tblBorders>
      <w:tblCellMar>
        <w:top w:w="0" w:type="dxa"/>
        <w:left w:w="0" w:type="dxa"/>
        <w:bottom w:w="0" w:type="dxa"/>
        <w:right w:w="0" w:type="dxa"/>
      </w:tblCellMar>
    </w:tblPr>
    <w:tblStylePr w:type="firstRow">
      <w:rPr>
        <w:i/>
        <w:color w:val="FFD865" w:themeColor="accent4" w:themeTint="9a" w:themeShade="95"/>
        <w:sz w:val="22"/>
      </w:rPr>
      <w:tblPr/>
      <w:tcPr>
        <w:tcBorders>
          <w:top w:val="none" w:color="auto" w:sz="0" w:space="0"/>
          <w:left w:val="none" w:color="auto" w:sz="0" w:space="0"/>
          <w:bottom w:val="single" w:color="FFD865" w:themeColor="accent4" w:sz="4" w:space="0"/>
          <w:right w:val="none" w:color="auto" w:sz="0" w:space="0"/>
        </w:tcBorders>
        <w:shd w:val="clear" w:color="FFFFFF" w:fill="auto"/>
      </w:tcPr>
    </w:tblStylePr>
    <w:tblStylePr w:type="lastRow">
      <w:rPr>
        <w:i/>
        <w:color w:val="FFD865" w:themeColor="accent4" w:themeTint="9a" w:themeShade="95"/>
        <w:sz w:val="22"/>
      </w:rPr>
      <w:tblPr/>
      <w:tcPr>
        <w:tcBorders>
          <w:top w:val="single" w:color="FFD865" w:themeColor="accent4" w:sz="4" w:space="0"/>
          <w:left w:val="none" w:color="auto" w:sz="0" w:space="0"/>
          <w:bottom w:val="none" w:color="auto" w:sz="0" w:space="0"/>
          <w:right w:val="none" w:color="auto" w:sz="0" w:space="0"/>
        </w:tcBorders>
        <w:shd w:val="clear" w:color="FFFFFF" w:fill="auto"/>
      </w:tcPr>
    </w:tblStylePr>
    <w:tblStylePr w:type="firstCol">
      <w:pPr>
        <w:jc w:val="right"/>
      </w:pPr>
      <w:rPr>
        <w:i/>
        <w:color w:val="FFD865" w:themeColor="accent4" w:themeTint="9a" w:themeShade="95"/>
        <w:sz w:val="22"/>
      </w:rPr>
      <w:tblPr/>
      <w:tcPr>
        <w:tcBorders>
          <w:top w:val="none" w:color="auto" w:sz="0" w:space="0"/>
          <w:left w:val="none" w:color="auto" w:sz="0" w:space="0"/>
          <w:bottom w:val="none" w:color="auto" w:sz="0" w:space="0"/>
          <w:right w:val="single" w:color="FFD865" w:themeColor="accent4" w:sz="4" w:space="0"/>
        </w:tcBorders>
        <w:shd w:val="clear" w:color="FFFFFF" w:fill="auto"/>
      </w:tcPr>
    </w:tblStylePr>
    <w:tblStylePr w:type="lastCol">
      <w:rPr>
        <w:i/>
        <w:color w:val="FFD865" w:themeColor="accent4" w:themeTint="9a" w:themeShade="95"/>
        <w:sz w:val="22"/>
      </w:rPr>
      <w:tblPr/>
      <w:tcPr>
        <w:tcBorders>
          <w:top w:val="none" w:color="auto" w:sz="0" w:space="0"/>
          <w:left w:val="single" w:color="FFD865" w:themeColor="accent4" w:sz="4" w:space="0"/>
          <w:bottom w:val="none" w:color="auto" w:sz="0" w:space="0"/>
          <w:right w:val="none" w:color="auto" w:sz="0" w:space="0"/>
        </w:tcBorders>
        <w:shd w:val="clear" w:color="FFFFFF" w:fill="auto"/>
      </w:tcPr>
    </w:tblStylePr>
    <w:tblStylePr w:type="band1Vert">
      <w:tblPr/>
      <w:tcPr>
        <w:shd w:val="clear" w:color="FFEFBF" w:fill="auto"/>
      </w:tcPr>
    </w:tblStylePr>
    <w:tblStylePr w:type="band1Horz">
      <w:rPr>
        <w:color w:val="FFD865" w:themeColor="accent4" w:themeTint="9a" w:themeShade="95"/>
        <w:sz w:val="22"/>
      </w:rPr>
      <w:tblPr/>
      <w:tcPr>
        <w:shd w:val="clear" w:color="FFEFBF" w:fill="auto"/>
      </w:tcPr>
    </w:tblStylePr>
    <w:tblStylePr w:type="band2Horz">
      <w:rPr>
        <w:color w:val="FFD865" w:themeColor="accent4" w:themeTint="9a" w:themeShade="95"/>
        <w:sz w:val="22"/>
      </w:rPr>
      <w:tblPr/>
    </w:tblStylePr>
  </w:style>
  <w:style w:type="table" w:customStyle="1" w:styleId="ListTable7Colorful-Accent5">
    <w:name w:val="List Table 7 Colorful - Accent 5"/>
    <w:uiPriority w:val="99"/>
    <w:tblPr>
      <w:tblStyleRowBandSize w:val="1"/>
      <w:tblStyleColBandSize w:val="1"/>
      <w:tblInd w:w="0" w:type="dxa"/>
      <w:tblBorders>
        <w:right w:val="single" w:color="8DA9DB" w:themeColor="accent5" w:themeTint="9a" w:sz="4" w:space="0"/>
      </w:tblBorders>
      <w:tblCellMar>
        <w:top w:w="0" w:type="dxa"/>
        <w:left w:w="0" w:type="dxa"/>
        <w:bottom w:w="0" w:type="dxa"/>
        <w:right w:w="0" w:type="dxa"/>
      </w:tblCellMar>
    </w:tblPr>
    <w:tblStylePr w:type="firstRow">
      <w:rPr>
        <w:i/>
        <w:color w:val="8DA9DB" w:themeColor="accent5" w:themeTint="9a" w:themeShade="95"/>
        <w:sz w:val="22"/>
      </w:rPr>
      <w:tblPr/>
      <w:tcPr>
        <w:tcBorders>
          <w:top w:val="none" w:color="auto" w:sz="0" w:space="0"/>
          <w:left w:val="none" w:color="auto" w:sz="0" w:space="0"/>
          <w:bottom w:val="single" w:color="8DA9DB" w:themeColor="accent5" w:sz="4" w:space="0"/>
          <w:right w:val="none" w:color="auto" w:sz="0" w:space="0"/>
        </w:tcBorders>
        <w:shd w:val="clear" w:color="FFFFFF" w:fill="auto"/>
      </w:tcPr>
    </w:tblStylePr>
    <w:tblStylePr w:type="lastRow">
      <w:rPr>
        <w:i/>
        <w:color w:val="8DA9DB" w:themeColor="accent5" w:themeTint="9a" w:themeShade="95"/>
        <w:sz w:val="22"/>
      </w:rPr>
      <w:tblPr/>
      <w:tcPr>
        <w:tcBorders>
          <w:top w:val="single" w:color="8DA9DB" w:themeColor="accent5" w:sz="4" w:space="0"/>
          <w:left w:val="none" w:color="auto" w:sz="0" w:space="0"/>
          <w:bottom w:val="none" w:color="auto" w:sz="0" w:space="0"/>
          <w:right w:val="none" w:color="auto" w:sz="0" w:space="0"/>
        </w:tcBorders>
        <w:shd w:val="clear" w:color="FFFFFF" w:fill="auto"/>
      </w:tcPr>
    </w:tblStylePr>
    <w:tblStylePr w:type="firstCol">
      <w:pPr>
        <w:jc w:val="right"/>
      </w:pPr>
      <w:rPr>
        <w:i/>
        <w:color w:val="8DA9DB" w:themeColor="accent5" w:themeTint="9a" w:themeShade="95"/>
        <w:sz w:val="22"/>
      </w:rPr>
      <w:tblPr/>
      <w:tcPr>
        <w:tcBorders>
          <w:top w:val="none" w:color="auto" w:sz="0" w:space="0"/>
          <w:left w:val="none" w:color="auto" w:sz="0" w:space="0"/>
          <w:bottom w:val="none" w:color="auto" w:sz="0" w:space="0"/>
          <w:right w:val="single" w:color="8DA9DB" w:themeColor="accent5" w:sz="4" w:space="0"/>
        </w:tcBorders>
        <w:shd w:val="clear" w:color="FFFFFF" w:fill="auto"/>
      </w:tcPr>
    </w:tblStylePr>
    <w:tblStylePr w:type="lastCol">
      <w:rPr>
        <w:i/>
        <w:color w:val="8DA9DB" w:themeColor="accent5" w:themeTint="9a" w:themeShade="95"/>
        <w:sz w:val="22"/>
      </w:rPr>
      <w:tblPr/>
      <w:tcPr>
        <w:tcBorders>
          <w:top w:val="none" w:color="auto" w:sz="0" w:space="0"/>
          <w:left w:val="single" w:color="8DA9DB" w:themeColor="accent5" w:sz="4" w:space="0"/>
          <w:bottom w:val="none" w:color="auto" w:sz="0" w:space="0"/>
          <w:right w:val="none" w:color="auto" w:sz="0" w:space="0"/>
        </w:tcBorders>
        <w:shd w:val="clear" w:color="FFFFFF" w:fill="auto"/>
      </w:tcPr>
    </w:tblStylePr>
    <w:tblStylePr w:type="band1Vert">
      <w:tblPr/>
      <w:tcPr>
        <w:shd w:val="clear" w:color="CFDBF0" w:fill="auto"/>
      </w:tcPr>
    </w:tblStylePr>
    <w:tblStylePr w:type="band1Horz">
      <w:rPr>
        <w:color w:val="8DA9DB" w:themeColor="accent5" w:themeTint="9a" w:themeShade="95"/>
        <w:sz w:val="22"/>
      </w:rPr>
      <w:tblPr/>
      <w:tcPr>
        <w:shd w:val="clear" w:color="CFDBF0" w:fill="auto"/>
      </w:tcPr>
    </w:tblStylePr>
    <w:tblStylePr w:type="band2Horz">
      <w:rPr>
        <w:color w:val="8DA9DB" w:themeColor="accent5" w:themeTint="9a" w:themeShade="95"/>
        <w:sz w:val="22"/>
      </w:rPr>
      <w:tblPr/>
    </w:tblStylePr>
  </w:style>
  <w:style w:type="table" w:customStyle="1" w:styleId="ListTable7Colorful-Accent6">
    <w:name w:val="List Table 7 Colorful - Accent 6"/>
    <w:uiPriority w:val="99"/>
    <w:tblPr>
      <w:tblStyleRowBandSize w:val="1"/>
      <w:tblStyleColBandSize w:val="1"/>
      <w:tblInd w:w="0" w:type="dxa"/>
      <w:tblBorders>
        <w:right w:val="single" w:color="A9D08E" w:themeColor="accent6" w:themeTint="98" w:sz="4" w:space="0"/>
      </w:tblBorders>
      <w:tblCellMar>
        <w:top w:w="0" w:type="dxa"/>
        <w:left w:w="0" w:type="dxa"/>
        <w:bottom w:w="0" w:type="dxa"/>
        <w:right w:w="0" w:type="dxa"/>
      </w:tblCellMar>
    </w:tblPr>
    <w:tblStylePr w:type="firstRow">
      <w:rPr>
        <w:i/>
        <w:color w:val="A9D08E" w:themeColor="accent6" w:themeTint="98" w:themeShade="95"/>
        <w:sz w:val="22"/>
      </w:rPr>
      <w:tblPr/>
      <w:tcPr>
        <w:tcBorders>
          <w:top w:val="none" w:color="auto" w:sz="0" w:space="0"/>
          <w:left w:val="none" w:color="auto" w:sz="0" w:space="0"/>
          <w:bottom w:val="single" w:color="A9D08E" w:themeColor="accent6" w:sz="4" w:space="0"/>
          <w:right w:val="none" w:color="auto" w:sz="0" w:space="0"/>
        </w:tcBorders>
        <w:shd w:val="clear" w:color="FFFFFF" w:fill="auto"/>
      </w:tcPr>
    </w:tblStylePr>
    <w:tblStylePr w:type="lastRow">
      <w:rPr>
        <w:i/>
        <w:color w:val="A9D08E" w:themeColor="accent6" w:themeTint="98" w:themeShade="95"/>
        <w:sz w:val="22"/>
      </w:rPr>
      <w:tblPr/>
      <w:tcPr>
        <w:tcBorders>
          <w:top w:val="single" w:color="A9D08E" w:themeColor="accent6" w:sz="4" w:space="0"/>
          <w:left w:val="none" w:color="auto" w:sz="0" w:space="0"/>
          <w:bottom w:val="none" w:color="auto" w:sz="0" w:space="0"/>
          <w:right w:val="none" w:color="auto" w:sz="0" w:space="0"/>
        </w:tcBorders>
        <w:shd w:val="clear" w:color="FFFFFF" w:fill="auto"/>
      </w:tcPr>
    </w:tblStylePr>
    <w:tblStylePr w:type="firstCol">
      <w:pPr>
        <w:jc w:val="right"/>
      </w:pPr>
      <w:rPr>
        <w:i/>
        <w:color w:val="A9D08E" w:themeColor="accent6" w:themeTint="98" w:themeShade="95"/>
        <w:sz w:val="22"/>
      </w:rPr>
      <w:tblPr/>
      <w:tcPr>
        <w:tcBorders>
          <w:top w:val="none" w:color="auto" w:sz="0" w:space="0"/>
          <w:left w:val="none" w:color="auto" w:sz="0" w:space="0"/>
          <w:bottom w:val="none" w:color="auto" w:sz="0" w:space="0"/>
          <w:right w:val="single" w:color="A9D08E" w:themeColor="accent6" w:sz="4" w:space="0"/>
        </w:tcBorders>
        <w:shd w:val="clear" w:color="FFFFFF" w:fill="auto"/>
      </w:tcPr>
    </w:tblStylePr>
    <w:tblStylePr w:type="lastCol">
      <w:rPr>
        <w:i/>
        <w:color w:val="A9D08E" w:themeColor="accent6" w:themeTint="98" w:themeShade="95"/>
        <w:sz w:val="22"/>
      </w:rPr>
      <w:tblPr/>
      <w:tcPr>
        <w:tcBorders>
          <w:top w:val="none" w:color="auto" w:sz="0" w:space="0"/>
          <w:left w:val="single" w:color="A9D08E" w:themeColor="accent6" w:sz="4" w:space="0"/>
          <w:bottom w:val="none" w:color="auto" w:sz="0" w:space="0"/>
          <w:right w:val="none" w:color="auto" w:sz="0" w:space="0"/>
        </w:tcBorders>
        <w:shd w:val="clear" w:color="FFFFFF" w:fill="auto"/>
      </w:tcPr>
    </w:tblStylePr>
    <w:tblStylePr w:type="band1Vert">
      <w:tblPr/>
      <w:tcPr>
        <w:shd w:val="clear" w:color="DAEBCF" w:fill="auto"/>
      </w:tcPr>
    </w:tblStylePr>
    <w:tblStylePr w:type="band1Horz">
      <w:rPr>
        <w:color w:val="A9D08E" w:themeColor="accent6" w:themeTint="98" w:themeShade="95"/>
        <w:sz w:val="22"/>
      </w:rPr>
      <w:tblPr/>
      <w:tcPr>
        <w:shd w:val="clear" w:color="DAEBCF" w:fill="auto"/>
      </w:tcPr>
    </w:tblStylePr>
    <w:tblStylePr w:type="band2Horz">
      <w:rPr>
        <w:color w:val="A9D08E" w:themeColor="accent6" w:themeTint="98" w:themeShade="95"/>
        <w:sz w:val="22"/>
      </w:rPr>
      <w:tblPr/>
    </w:tblStylePr>
  </w:style>
  <w:style w:type="table" w:customStyle="1" w:styleId="Lined-Accent">
    <w:name w:val="Lined - Accent"/>
    <w:uiPriority w:val="99"/>
    <w:rPr>
      <w:lang w:val="tr-TR" w:eastAsia="tr-TR"/>
      <w:color w:val="404040"/>
      <w:sz w:val="20"/>
      <w:szCs w:val="20"/>
    </w:rPr>
    <w:tblPr>
      <w:tblStyleRowBandSize w:val="1"/>
      <w:tblStyleColBandSize w:val="1"/>
      <w:tblInd w:w="0" w:type="dxa"/>
      <w:tblCellMar>
        <w:top w:w="0" w:type="dxa"/>
        <w:left w:w="0" w:type="dxa"/>
        <w:bottom w:w="0" w:type="dxa"/>
        <w:right w:w="0" w:type="dxa"/>
      </w:tblCellMar>
    </w:tblPr>
    <w:tblStylePr w:type="firstRow">
      <w:rPr>
        <w:color w:val="F2F2F2"/>
        <w:sz w:val="22"/>
      </w:rPr>
      <w:tblPr/>
      <w:tcPr>
        <w:shd w:val="clear" w:color="7F7F7F" w:fill="auto"/>
      </w:tcPr>
    </w:tblStylePr>
    <w:tblStylePr w:type="lastRow">
      <w:rPr>
        <w:color w:val="F2F2F2"/>
        <w:sz w:val="22"/>
      </w:rPr>
      <w:tblPr/>
      <w:tcPr>
        <w:shd w:val="clear" w:color="7F7F7F" w:fill="auto"/>
      </w:tcPr>
    </w:tblStylePr>
    <w:tblStylePr w:type="firstCol">
      <w:rPr>
        <w:color w:val="F2F2F2"/>
        <w:sz w:val="22"/>
      </w:rPr>
      <w:tblPr/>
      <w:tcPr>
        <w:shd w:val="clear" w:color="7F7F7F" w:fill="auto"/>
      </w:tcPr>
    </w:tblStylePr>
    <w:tblStylePr w:type="lastCol">
      <w:rPr>
        <w:color w:val="F2F2F2"/>
        <w:sz w:val="22"/>
      </w:rPr>
      <w:tblPr/>
      <w:tcPr>
        <w:shd w:val="clear" w:color="7F7F7F" w:fill="auto"/>
      </w:tcPr>
    </w:tblStylePr>
    <w:tblStylePr w:type="band1Vert">
      <w:rPr>
        <w:color w:val="404040"/>
        <w:sz w:val="22"/>
      </w:rPr>
      <w:tblPr/>
    </w:tblStylePr>
    <w:tblStylePr w:type="band2Vert">
      <w:rPr>
        <w:color w:val="404040"/>
        <w:sz w:val="22"/>
      </w:rPr>
      <w:tblPr/>
      <w:tcPr>
        <w:shd w:val="clear" w:color="F2F2F2" w:fill="auto"/>
      </w:tcPr>
    </w:tblStylePr>
    <w:tblStylePr w:type="band1Horz">
      <w:rPr>
        <w:color w:val="404040"/>
        <w:sz w:val="22"/>
      </w:rPr>
      <w:tblPr/>
    </w:tblStylePr>
    <w:tblStylePr w:type="band2Horz">
      <w:rPr>
        <w:color w:val="404040"/>
        <w:sz w:val="22"/>
      </w:rPr>
      <w:tblPr/>
      <w:tcPr>
        <w:shd w:val="clear" w:color="F2F2F2" w:fill="auto"/>
      </w:tcPr>
    </w:tblStylePr>
  </w:style>
  <w:style w:type="table" w:customStyle="1" w:styleId="Lined-Accent1">
    <w:name w:val="Lined - Accent 1"/>
    <w:uiPriority w:val="99"/>
    <w:rPr>
      <w:lang w:val="tr-TR" w:eastAsia="tr-TR"/>
      <w:color w:val="404040"/>
      <w:sz w:val="20"/>
      <w:szCs w:val="20"/>
    </w:rPr>
    <w:tblPr>
      <w:tblStyleRowBandSize w:val="1"/>
      <w:tblStyleColBandSize w:val="1"/>
      <w:tblInd w:w="0" w:type="dxa"/>
      <w:tblCellMar>
        <w:top w:w="0" w:type="dxa"/>
        <w:left w:w="0" w:type="dxa"/>
        <w:bottom w:w="0" w:type="dxa"/>
        <w:right w:w="0" w:type="dxa"/>
      </w:tblCellMar>
    </w:tblPr>
    <w:tblStylePr w:type="firstRow">
      <w:rPr>
        <w:color w:val="F2F2F2"/>
        <w:sz w:val="22"/>
      </w:rPr>
      <w:tblPr/>
      <w:tcPr>
        <w:shd w:val="clear" w:color="68A2D8" w:fill="auto"/>
      </w:tcPr>
    </w:tblStylePr>
    <w:tblStylePr w:type="lastRow">
      <w:rPr>
        <w:color w:val="F2F2F2"/>
        <w:sz w:val="22"/>
      </w:rPr>
      <w:tblPr/>
      <w:tcPr>
        <w:shd w:val="clear" w:color="68A2D8" w:fill="auto"/>
      </w:tcPr>
    </w:tblStylePr>
    <w:tblStylePr w:type="firstCol">
      <w:rPr>
        <w:color w:val="F2F2F2"/>
        <w:sz w:val="22"/>
      </w:rPr>
      <w:tblPr/>
      <w:tcPr>
        <w:shd w:val="clear" w:color="68A2D8" w:fill="auto"/>
      </w:tcPr>
    </w:tblStylePr>
    <w:tblStylePr w:type="lastCol">
      <w:rPr>
        <w:color w:val="F2F2F2"/>
        <w:sz w:val="22"/>
      </w:rPr>
      <w:tblPr/>
      <w:tcPr>
        <w:shd w:val="clear" w:color="68A2D8" w:fill="auto"/>
      </w:tcPr>
    </w:tblStylePr>
    <w:tblStylePr w:type="band1Vert">
      <w:rPr>
        <w:color w:val="404040"/>
        <w:sz w:val="22"/>
      </w:rPr>
      <w:tblPr/>
    </w:tblStylePr>
    <w:tblStylePr w:type="band2Vert">
      <w:rPr>
        <w:color w:val="404040"/>
        <w:sz w:val="22"/>
      </w:rPr>
      <w:tblPr/>
      <w:tcPr>
        <w:shd w:val="clear" w:color="CBDFF1" w:fill="auto"/>
      </w:tcPr>
    </w:tblStylePr>
    <w:tblStylePr w:type="band1Horz">
      <w:rPr>
        <w:color w:val="404040"/>
        <w:sz w:val="22"/>
      </w:rPr>
      <w:tblPr/>
    </w:tblStylePr>
    <w:tblStylePr w:type="band2Horz">
      <w:rPr>
        <w:color w:val="404040"/>
        <w:sz w:val="22"/>
      </w:rPr>
      <w:tblPr/>
      <w:tcPr>
        <w:shd w:val="clear" w:color="CBDFF1" w:fill="auto"/>
      </w:tcPr>
    </w:tblStylePr>
  </w:style>
  <w:style w:type="table" w:customStyle="1" w:styleId="Lined-Accent2">
    <w:name w:val="Lined - Accent 2"/>
    <w:uiPriority w:val="99"/>
    <w:rPr>
      <w:lang w:val="tr-TR" w:eastAsia="tr-TR"/>
      <w:color w:val="404040"/>
      <w:sz w:val="20"/>
      <w:szCs w:val="20"/>
    </w:rPr>
    <w:tblPr>
      <w:tblStyleRowBandSize w:val="1"/>
      <w:tblStyleColBandSize w:val="1"/>
      <w:tblInd w:w="0" w:type="dxa"/>
      <w:tblCellMar>
        <w:top w:w="0" w:type="dxa"/>
        <w:left w:w="0" w:type="dxa"/>
        <w:bottom w:w="0" w:type="dxa"/>
        <w:right w:w="0" w:type="dxa"/>
      </w:tblCellMar>
    </w:tblPr>
    <w:tblStylePr w:type="firstRow">
      <w:rPr>
        <w:color w:val="F2F2F2"/>
        <w:sz w:val="22"/>
      </w:rPr>
      <w:tblPr/>
      <w:tcPr>
        <w:shd w:val="clear" w:color="F4B184" w:fill="auto"/>
      </w:tcPr>
    </w:tblStylePr>
    <w:tblStylePr w:type="lastRow">
      <w:rPr>
        <w:color w:val="F2F2F2"/>
        <w:sz w:val="22"/>
      </w:rPr>
      <w:tblPr/>
      <w:tcPr>
        <w:shd w:val="clear" w:color="F4B184" w:fill="auto"/>
      </w:tcPr>
    </w:tblStylePr>
    <w:tblStylePr w:type="firstCol">
      <w:rPr>
        <w:color w:val="F2F2F2"/>
        <w:sz w:val="22"/>
      </w:rPr>
      <w:tblPr/>
      <w:tcPr>
        <w:shd w:val="clear" w:color="F4B184" w:fill="auto"/>
      </w:tcPr>
    </w:tblStylePr>
    <w:tblStylePr w:type="lastCol">
      <w:rPr>
        <w:color w:val="F2F2F2"/>
        <w:sz w:val="22"/>
      </w:rPr>
      <w:tblPr/>
      <w:tcPr>
        <w:shd w:val="clear" w:color="F4B184" w:fill="auto"/>
      </w:tcPr>
    </w:tblStylePr>
    <w:tblStylePr w:type="band1Vert">
      <w:rPr>
        <w:color w:val="404040"/>
        <w:sz w:val="22"/>
      </w:rPr>
      <w:tblPr/>
    </w:tblStylePr>
    <w:tblStylePr w:type="band2Vert">
      <w:rPr>
        <w:color w:val="404040"/>
        <w:sz w:val="22"/>
      </w:rPr>
      <w:tblPr/>
      <w:tcPr>
        <w:shd w:val="clear" w:color="FBE5D6" w:fill="auto"/>
      </w:tcPr>
    </w:tblStylePr>
    <w:tblStylePr w:type="band1Horz">
      <w:rPr>
        <w:color w:val="404040"/>
        <w:sz w:val="22"/>
      </w:rPr>
      <w:tblPr/>
    </w:tblStylePr>
    <w:tblStylePr w:type="band2Horz">
      <w:rPr>
        <w:color w:val="404040"/>
        <w:sz w:val="22"/>
      </w:rPr>
      <w:tblPr/>
      <w:tcPr>
        <w:shd w:val="clear" w:color="FBE5D6" w:fill="auto"/>
      </w:tcPr>
    </w:tblStylePr>
  </w:style>
  <w:style w:type="table" w:customStyle="1" w:styleId="Lined-Accent3">
    <w:name w:val="Lined - Accent 3"/>
    <w:uiPriority w:val="99"/>
    <w:rPr>
      <w:lang w:val="tr-TR" w:eastAsia="tr-TR"/>
      <w:color w:val="404040"/>
      <w:sz w:val="20"/>
      <w:szCs w:val="20"/>
    </w:rPr>
    <w:tblPr>
      <w:tblStyleRowBandSize w:val="1"/>
      <w:tblStyleColBandSize w:val="1"/>
      <w:tblInd w:w="0" w:type="dxa"/>
      <w:tblCellMar>
        <w:top w:w="0" w:type="dxa"/>
        <w:left w:w="0" w:type="dxa"/>
        <w:bottom w:w="0" w:type="dxa"/>
        <w:right w:w="0" w:type="dxa"/>
      </w:tblCellMar>
    </w:tblPr>
    <w:tblStylePr w:type="firstRow">
      <w:rPr>
        <w:color w:val="F2F2F2"/>
        <w:sz w:val="22"/>
      </w:rPr>
      <w:tblPr/>
      <w:tcPr>
        <w:shd w:val="clear" w:color="A5A5A5" w:fill="auto"/>
      </w:tcPr>
    </w:tblStylePr>
    <w:tblStylePr w:type="lastRow">
      <w:rPr>
        <w:color w:val="F2F2F2"/>
        <w:sz w:val="22"/>
      </w:rPr>
      <w:tblPr/>
      <w:tcPr>
        <w:shd w:val="clear" w:color="A5A5A5" w:fill="auto"/>
      </w:tcPr>
    </w:tblStylePr>
    <w:tblStylePr w:type="firstCol">
      <w:rPr>
        <w:color w:val="F2F2F2"/>
        <w:sz w:val="22"/>
      </w:rPr>
      <w:tblPr/>
      <w:tcPr>
        <w:shd w:val="clear" w:color="A5A5A5" w:fill="auto"/>
      </w:tcPr>
    </w:tblStylePr>
    <w:tblStylePr w:type="lastCol">
      <w:rPr>
        <w:color w:val="F2F2F2"/>
        <w:sz w:val="22"/>
      </w:rPr>
      <w:tblPr/>
      <w:tcPr>
        <w:shd w:val="clear" w:color="A5A5A5" w:fill="auto"/>
      </w:tcPr>
    </w:tblStylePr>
    <w:tblStylePr w:type="band1Vert">
      <w:rPr>
        <w:color w:val="404040"/>
        <w:sz w:val="22"/>
      </w:rPr>
      <w:tblPr/>
    </w:tblStylePr>
    <w:tblStylePr w:type="band2Vert">
      <w:rPr>
        <w:color w:val="404040"/>
        <w:sz w:val="22"/>
      </w:rPr>
      <w:tblPr/>
      <w:tcPr>
        <w:shd w:val="clear" w:color="ECECEC" w:fill="auto"/>
      </w:tcPr>
    </w:tblStylePr>
    <w:tblStylePr w:type="band1Horz">
      <w:rPr>
        <w:color w:val="404040"/>
        <w:sz w:val="22"/>
      </w:rPr>
      <w:tblPr/>
    </w:tblStylePr>
    <w:tblStylePr w:type="band2Horz">
      <w:rPr>
        <w:color w:val="404040"/>
        <w:sz w:val="22"/>
      </w:rPr>
      <w:tblPr/>
      <w:tcPr>
        <w:shd w:val="clear" w:color="ECECEC" w:fill="auto"/>
      </w:tcPr>
    </w:tblStylePr>
  </w:style>
  <w:style w:type="table" w:customStyle="1" w:styleId="Lined-Accent4">
    <w:name w:val="Lined - Accent 4"/>
    <w:uiPriority w:val="99"/>
    <w:rPr>
      <w:lang w:val="tr-TR" w:eastAsia="tr-TR"/>
      <w:color w:val="404040"/>
      <w:sz w:val="20"/>
      <w:szCs w:val="20"/>
    </w:rPr>
    <w:tblPr>
      <w:tblStyleRowBandSize w:val="1"/>
      <w:tblStyleColBandSize w:val="1"/>
      <w:tblInd w:w="0" w:type="dxa"/>
      <w:tblCellMar>
        <w:top w:w="0" w:type="dxa"/>
        <w:left w:w="0" w:type="dxa"/>
        <w:bottom w:w="0" w:type="dxa"/>
        <w:right w:w="0" w:type="dxa"/>
      </w:tblCellMar>
    </w:tblPr>
    <w:tblStylePr w:type="firstRow">
      <w:rPr>
        <w:color w:val="F2F2F2"/>
        <w:sz w:val="22"/>
      </w:rPr>
      <w:tblPr/>
      <w:tcPr>
        <w:shd w:val="clear" w:color="FFD865" w:fill="auto"/>
      </w:tcPr>
    </w:tblStylePr>
    <w:tblStylePr w:type="lastRow">
      <w:rPr>
        <w:color w:val="F2F2F2"/>
        <w:sz w:val="22"/>
      </w:rPr>
      <w:tblPr/>
      <w:tcPr>
        <w:shd w:val="clear" w:color="FFD865" w:fill="auto"/>
      </w:tcPr>
    </w:tblStylePr>
    <w:tblStylePr w:type="firstCol">
      <w:rPr>
        <w:color w:val="F2F2F2"/>
        <w:sz w:val="22"/>
      </w:rPr>
      <w:tblPr/>
      <w:tcPr>
        <w:shd w:val="clear" w:color="FFD865" w:fill="auto"/>
      </w:tcPr>
    </w:tblStylePr>
    <w:tblStylePr w:type="lastCol">
      <w:rPr>
        <w:color w:val="F2F2F2"/>
        <w:sz w:val="22"/>
      </w:rPr>
      <w:tblPr/>
      <w:tcPr>
        <w:shd w:val="clear" w:color="FFD865" w:fill="auto"/>
      </w:tcPr>
    </w:tblStylePr>
    <w:tblStylePr w:type="band1Vert">
      <w:rPr>
        <w:color w:val="404040"/>
        <w:sz w:val="22"/>
      </w:rPr>
      <w:tblPr/>
    </w:tblStylePr>
    <w:tblStylePr w:type="band2Vert">
      <w:rPr>
        <w:color w:val="404040"/>
        <w:sz w:val="22"/>
      </w:rPr>
      <w:tblPr/>
      <w:tcPr>
        <w:shd w:val="clear" w:color="FFF2CB" w:fill="auto"/>
      </w:tcPr>
    </w:tblStylePr>
    <w:tblStylePr w:type="band1Horz">
      <w:rPr>
        <w:color w:val="404040"/>
        <w:sz w:val="22"/>
      </w:rPr>
      <w:tblPr/>
    </w:tblStylePr>
    <w:tblStylePr w:type="band2Horz">
      <w:rPr>
        <w:color w:val="404040"/>
        <w:sz w:val="22"/>
      </w:rPr>
      <w:tblPr/>
      <w:tcPr>
        <w:shd w:val="clear" w:color="FFF2CB" w:fill="auto"/>
      </w:tcPr>
    </w:tblStylePr>
  </w:style>
  <w:style w:type="table" w:customStyle="1" w:styleId="Lined-Accent5">
    <w:name w:val="Lined - Accent 5"/>
    <w:uiPriority w:val="99"/>
    <w:rPr>
      <w:lang w:val="tr-TR" w:eastAsia="tr-TR"/>
      <w:color w:val="404040"/>
      <w:sz w:val="20"/>
      <w:szCs w:val="20"/>
    </w:rPr>
    <w:tblPr>
      <w:tblStyleRowBandSize w:val="1"/>
      <w:tblStyleColBandSize w:val="1"/>
      <w:tblInd w:w="0" w:type="dxa"/>
      <w:tblCellMar>
        <w:top w:w="0" w:type="dxa"/>
        <w:left w:w="0" w:type="dxa"/>
        <w:bottom w:w="0" w:type="dxa"/>
        <w:right w:w="0" w:type="dxa"/>
      </w:tblCellMar>
    </w:tblPr>
    <w:tblStylePr w:type="firstRow">
      <w:rPr>
        <w:color w:val="F2F2F2"/>
        <w:sz w:val="22"/>
      </w:rPr>
      <w:tblPr/>
      <w:tcPr>
        <w:shd w:val="clear" w:color="4472C4" w:fill="auto"/>
      </w:tcPr>
    </w:tblStylePr>
    <w:tblStylePr w:type="lastRow">
      <w:rPr>
        <w:color w:val="F2F2F2"/>
        <w:sz w:val="22"/>
      </w:rPr>
      <w:tblPr/>
      <w:tcPr>
        <w:shd w:val="clear" w:color="4472C4" w:fill="auto"/>
      </w:tcPr>
    </w:tblStylePr>
    <w:tblStylePr w:type="firstCol">
      <w:rPr>
        <w:color w:val="F2F2F2"/>
        <w:sz w:val="22"/>
      </w:rPr>
      <w:tblPr/>
      <w:tcPr>
        <w:shd w:val="clear" w:color="4472C4" w:fill="auto"/>
      </w:tcPr>
    </w:tblStylePr>
    <w:tblStylePr w:type="lastCol">
      <w:rPr>
        <w:color w:val="F2F2F2"/>
        <w:sz w:val="22"/>
      </w:rPr>
      <w:tblPr/>
      <w:tcPr>
        <w:shd w:val="clear" w:color="4472C4" w:fill="auto"/>
      </w:tcPr>
    </w:tblStylePr>
    <w:tblStylePr w:type="band1Vert">
      <w:rPr>
        <w:color w:val="404040"/>
        <w:sz w:val="22"/>
      </w:rPr>
      <w:tblPr/>
    </w:tblStylePr>
    <w:tblStylePr w:type="band2Vert">
      <w:rPr>
        <w:color w:val="404040"/>
        <w:sz w:val="22"/>
      </w:rPr>
      <w:tblPr/>
      <w:tcPr>
        <w:shd w:val="clear" w:color="D8E2F3" w:fill="auto"/>
      </w:tcPr>
    </w:tblStylePr>
    <w:tblStylePr w:type="band1Horz">
      <w:rPr>
        <w:color w:val="404040"/>
        <w:sz w:val="22"/>
      </w:rPr>
      <w:tblPr/>
    </w:tblStylePr>
    <w:tblStylePr w:type="band2Horz">
      <w:rPr>
        <w:color w:val="404040"/>
        <w:sz w:val="22"/>
      </w:rPr>
      <w:tblPr/>
      <w:tcPr>
        <w:shd w:val="clear" w:color="D8E2F3" w:fill="auto"/>
      </w:tcPr>
    </w:tblStylePr>
  </w:style>
  <w:style w:type="table" w:customStyle="1" w:styleId="Lined-Accent6">
    <w:name w:val="Lined - Accent 6"/>
    <w:uiPriority w:val="99"/>
    <w:rPr>
      <w:lang w:val="tr-TR" w:eastAsia="tr-TR"/>
      <w:color w:val="404040"/>
      <w:sz w:val="20"/>
      <w:szCs w:val="20"/>
    </w:rPr>
    <w:tblPr>
      <w:tblStyleRowBandSize w:val="1"/>
      <w:tblStyleColBandSize w:val="1"/>
      <w:tblInd w:w="0" w:type="dxa"/>
      <w:tblCellMar>
        <w:top w:w="0" w:type="dxa"/>
        <w:left w:w="0" w:type="dxa"/>
        <w:bottom w:w="0" w:type="dxa"/>
        <w:right w:w="0" w:type="dxa"/>
      </w:tblCellMar>
    </w:tblPr>
    <w:tblStylePr w:type="firstRow">
      <w:rPr>
        <w:color w:val="F2F2F2"/>
        <w:sz w:val="22"/>
      </w:rPr>
      <w:tblPr/>
      <w:tcPr>
        <w:shd w:val="clear" w:color="70AD47" w:fill="auto"/>
      </w:tcPr>
    </w:tblStylePr>
    <w:tblStylePr w:type="lastRow">
      <w:rPr>
        <w:color w:val="F2F2F2"/>
        <w:sz w:val="22"/>
      </w:rPr>
      <w:tblPr/>
      <w:tcPr>
        <w:shd w:val="clear" w:color="70AD47" w:fill="auto"/>
      </w:tcPr>
    </w:tblStylePr>
    <w:tblStylePr w:type="firstCol">
      <w:rPr>
        <w:color w:val="F2F2F2"/>
        <w:sz w:val="22"/>
      </w:rPr>
      <w:tblPr/>
      <w:tcPr>
        <w:shd w:val="clear" w:color="70AD47" w:fill="auto"/>
      </w:tcPr>
    </w:tblStylePr>
    <w:tblStylePr w:type="lastCol">
      <w:rPr>
        <w:color w:val="F2F2F2"/>
        <w:sz w:val="22"/>
      </w:rPr>
      <w:tblPr/>
      <w:tcPr>
        <w:shd w:val="clear" w:color="70AD47" w:fill="auto"/>
      </w:tcPr>
    </w:tblStylePr>
    <w:tblStylePr w:type="band1Vert">
      <w:rPr>
        <w:color w:val="404040"/>
        <w:sz w:val="22"/>
      </w:rPr>
      <w:tblPr/>
    </w:tblStylePr>
    <w:tblStylePr w:type="band2Vert">
      <w:rPr>
        <w:color w:val="404040"/>
        <w:sz w:val="22"/>
      </w:rPr>
      <w:tblPr/>
      <w:tcPr>
        <w:shd w:val="clear" w:color="E1EFD8" w:fill="auto"/>
      </w:tcPr>
    </w:tblStylePr>
    <w:tblStylePr w:type="band1Horz">
      <w:rPr>
        <w:color w:val="404040"/>
        <w:sz w:val="22"/>
      </w:rPr>
      <w:tblPr/>
    </w:tblStylePr>
    <w:tblStylePr w:type="band2Horz">
      <w:rPr>
        <w:color w:val="404040"/>
        <w:sz w:val="22"/>
      </w:rPr>
      <w:tblPr/>
      <w:tcPr>
        <w:shd w:val="clear" w:color="E1EFD8" w:fill="auto"/>
      </w:tcPr>
    </w:tblStylePr>
  </w:style>
  <w:style w:type="table" w:customStyle="1" w:styleId="BorderedLined-Accent">
    <w:name w:val="Bordered &amp; Lined - Accent"/>
    <w:uiPriority w:val="99"/>
    <w:rPr>
      <w:lang w:val="tr-TR" w:eastAsia="tr-TR"/>
      <w:color w:val="404040"/>
      <w:sz w:val="20"/>
      <w:szCs w:val="20"/>
    </w:rPr>
    <w:tblPr>
      <w:tblStyleRowBandSize w:val="1"/>
      <w:tblStyleColBandSize w:val="1"/>
      <w:tblInd w:w="0" w:type="dxa"/>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CellMar>
        <w:top w:w="0" w:type="dxa"/>
        <w:left w:w="0" w:type="dxa"/>
        <w:bottom w:w="0" w:type="dxa"/>
        <w:right w:w="0" w:type="dxa"/>
      </w:tblCellMar>
    </w:tblPr>
    <w:tblStylePr w:type="firstRow">
      <w:rPr>
        <w:color w:val="F2F2F2"/>
        <w:sz w:val="22"/>
      </w:rPr>
      <w:tblPr/>
      <w:tcPr>
        <w:shd w:val="clear" w:color="7F7F7F" w:fill="auto"/>
      </w:tcPr>
    </w:tblStylePr>
    <w:tblStylePr w:type="lastRow">
      <w:rPr>
        <w:color w:val="F2F2F2"/>
        <w:sz w:val="22"/>
      </w:rPr>
      <w:tblPr/>
      <w:tcPr>
        <w:shd w:val="clear" w:color="7F7F7F" w:fill="auto"/>
      </w:tcPr>
    </w:tblStylePr>
    <w:tblStylePr w:type="firstCol">
      <w:rPr>
        <w:color w:val="F2F2F2"/>
        <w:sz w:val="22"/>
      </w:rPr>
      <w:tblPr/>
      <w:tcPr>
        <w:shd w:val="clear" w:color="7F7F7F" w:fill="auto"/>
      </w:tcPr>
    </w:tblStylePr>
    <w:tblStylePr w:type="lastCol">
      <w:rPr>
        <w:color w:val="F2F2F2"/>
        <w:sz w:val="22"/>
      </w:rPr>
      <w:tblPr/>
      <w:tcPr>
        <w:shd w:val="clear" w:color="7F7F7F" w:fill="auto"/>
      </w:tcPr>
    </w:tblStylePr>
    <w:tblStylePr w:type="band1Vert">
      <w:rPr>
        <w:color w:val="404040"/>
        <w:sz w:val="22"/>
      </w:rPr>
      <w:tblPr/>
    </w:tblStylePr>
    <w:tblStylePr w:type="band2Vert">
      <w:rPr>
        <w:color w:val="404040"/>
        <w:sz w:val="22"/>
      </w:rPr>
      <w:tblPr/>
      <w:tcPr>
        <w:shd w:val="clear" w:color="F2F2F2" w:fill="auto"/>
      </w:tcPr>
    </w:tblStylePr>
    <w:tblStylePr w:type="band1Horz">
      <w:rPr>
        <w:color w:val="404040"/>
        <w:sz w:val="22"/>
      </w:rPr>
      <w:tblPr/>
    </w:tblStylePr>
    <w:tblStylePr w:type="band2Horz">
      <w:rPr>
        <w:color w:val="404040"/>
        <w:sz w:val="22"/>
      </w:rPr>
      <w:tblPr/>
      <w:tcPr>
        <w:shd w:val="clear" w:color="F2F2F2" w:fill="auto"/>
      </w:tcPr>
    </w:tblStylePr>
  </w:style>
  <w:style w:type="table" w:customStyle="1" w:styleId="BorderedLined-Accent1">
    <w:name w:val="Bordered &amp; Lined - Accent 1"/>
    <w:uiPriority w:val="99"/>
    <w:rPr>
      <w:lang w:val="tr-TR" w:eastAsia="tr-TR"/>
      <w:color w:val="404040"/>
      <w:sz w:val="20"/>
      <w:szCs w:val="20"/>
    </w:rPr>
    <w:tblPr>
      <w:tblStyleRowBandSize w:val="1"/>
      <w:tblStyleColBandSize w:val="1"/>
      <w:tblInd w:w="0" w:type="dxa"/>
      <w:tblBorders>
        <w:top w:val="single" w:color="245A8D" w:themeColor="accent1" w:sz="4" w:space="0"/>
        <w:left w:val="single" w:color="245A8D" w:themeColor="accent1" w:sz="4" w:space="0"/>
        <w:bottom w:val="single" w:color="245A8D" w:themeColor="accent1" w:sz="4" w:space="0"/>
        <w:right w:val="single" w:color="245A8D" w:themeColor="accent1" w:sz="4" w:space="0"/>
        <w:insideH w:val="single" w:color="245A8D" w:themeColor="accent1" w:sz="4" w:space="0"/>
        <w:insideV w:val="single" w:color="245A8D" w:themeColor="accent1" w:sz="4" w:space="0"/>
      </w:tblBorders>
      <w:tblCellMar>
        <w:top w:w="0" w:type="dxa"/>
        <w:left w:w="0" w:type="dxa"/>
        <w:bottom w:w="0" w:type="dxa"/>
        <w:right w:w="0" w:type="dxa"/>
      </w:tblCellMar>
    </w:tblPr>
    <w:tblStylePr w:type="firstRow">
      <w:rPr>
        <w:color w:val="F2F2F2"/>
        <w:sz w:val="22"/>
      </w:rPr>
      <w:tblPr/>
      <w:tcPr>
        <w:shd w:val="clear" w:color="68A2D8" w:fill="auto"/>
      </w:tcPr>
    </w:tblStylePr>
    <w:tblStylePr w:type="lastRow">
      <w:rPr>
        <w:color w:val="F2F2F2"/>
        <w:sz w:val="22"/>
      </w:rPr>
      <w:tblPr/>
      <w:tcPr>
        <w:shd w:val="clear" w:color="68A2D8" w:fill="auto"/>
      </w:tcPr>
    </w:tblStylePr>
    <w:tblStylePr w:type="firstCol">
      <w:rPr>
        <w:color w:val="F2F2F2"/>
        <w:sz w:val="22"/>
      </w:rPr>
      <w:tblPr/>
      <w:tcPr>
        <w:shd w:val="clear" w:color="68A2D8" w:fill="auto"/>
      </w:tcPr>
    </w:tblStylePr>
    <w:tblStylePr w:type="lastCol">
      <w:rPr>
        <w:color w:val="F2F2F2"/>
        <w:sz w:val="22"/>
      </w:rPr>
      <w:tblPr/>
      <w:tcPr>
        <w:shd w:val="clear" w:color="68A2D8" w:fill="auto"/>
      </w:tcPr>
    </w:tblStylePr>
    <w:tblStylePr w:type="band1Vert">
      <w:rPr>
        <w:color w:val="404040"/>
        <w:sz w:val="22"/>
      </w:rPr>
      <w:tblPr/>
    </w:tblStylePr>
    <w:tblStylePr w:type="band2Vert">
      <w:rPr>
        <w:color w:val="404040"/>
        <w:sz w:val="22"/>
      </w:rPr>
      <w:tblPr/>
      <w:tcPr>
        <w:shd w:val="clear" w:color="CBDFF1" w:fill="auto"/>
      </w:tcPr>
    </w:tblStylePr>
    <w:tblStylePr w:type="band1Horz">
      <w:rPr>
        <w:color w:val="404040"/>
        <w:sz w:val="22"/>
      </w:rPr>
      <w:tblPr/>
    </w:tblStylePr>
    <w:tblStylePr w:type="band2Horz">
      <w:rPr>
        <w:color w:val="404040"/>
        <w:sz w:val="22"/>
      </w:rPr>
      <w:tblPr/>
      <w:tcPr>
        <w:shd w:val="clear" w:color="CBDFF1" w:fill="auto"/>
      </w:tcPr>
    </w:tblStylePr>
  </w:style>
  <w:style w:type="table" w:customStyle="1" w:styleId="BorderedLined-Accent2">
    <w:name w:val="Bordered &amp; Lined - Accent 2"/>
    <w:uiPriority w:val="99"/>
    <w:rPr>
      <w:lang w:val="tr-TR" w:eastAsia="tr-TR"/>
      <w:color w:val="404040"/>
      <w:sz w:val="20"/>
      <w:szCs w:val="20"/>
    </w:rPr>
    <w:tblPr>
      <w:tblStyleRowBandSize w:val="1"/>
      <w:tblStyleColBandSize w:val="1"/>
      <w:tblInd w:w="0" w:type="dxa"/>
      <w:tblBorders>
        <w:top w:val="single" w:color="99460D" w:themeColor="accent2" w:sz="4" w:space="0"/>
        <w:left w:val="single" w:color="99460D" w:themeColor="accent2" w:sz="4" w:space="0"/>
        <w:bottom w:val="single" w:color="99460D" w:themeColor="accent2" w:sz="4" w:space="0"/>
        <w:right w:val="single" w:color="99460D" w:themeColor="accent2" w:sz="4" w:space="0"/>
        <w:insideH w:val="single" w:color="99460D" w:themeColor="accent2" w:sz="4" w:space="0"/>
        <w:insideV w:val="single" w:color="99460D" w:themeColor="accent2" w:sz="4" w:space="0"/>
      </w:tblBorders>
      <w:tblCellMar>
        <w:top w:w="0" w:type="dxa"/>
        <w:left w:w="0" w:type="dxa"/>
        <w:bottom w:w="0" w:type="dxa"/>
        <w:right w:w="0" w:type="dxa"/>
      </w:tblCellMar>
    </w:tblPr>
    <w:tblStylePr w:type="firstRow">
      <w:rPr>
        <w:color w:val="F2F2F2"/>
        <w:sz w:val="22"/>
      </w:rPr>
      <w:tblPr/>
      <w:tcPr>
        <w:shd w:val="clear" w:color="F4B184" w:fill="auto"/>
      </w:tcPr>
    </w:tblStylePr>
    <w:tblStylePr w:type="lastRow">
      <w:rPr>
        <w:color w:val="F2F2F2"/>
        <w:sz w:val="22"/>
      </w:rPr>
      <w:tblPr/>
      <w:tcPr>
        <w:shd w:val="clear" w:color="F4B184" w:fill="auto"/>
      </w:tcPr>
    </w:tblStylePr>
    <w:tblStylePr w:type="firstCol">
      <w:rPr>
        <w:color w:val="F2F2F2"/>
        <w:sz w:val="22"/>
      </w:rPr>
      <w:tblPr/>
      <w:tcPr>
        <w:shd w:val="clear" w:color="F4B184" w:fill="auto"/>
      </w:tcPr>
    </w:tblStylePr>
    <w:tblStylePr w:type="lastCol">
      <w:rPr>
        <w:color w:val="F2F2F2"/>
        <w:sz w:val="22"/>
      </w:rPr>
      <w:tblPr/>
      <w:tcPr>
        <w:shd w:val="clear" w:color="F4B184" w:fill="auto"/>
      </w:tcPr>
    </w:tblStylePr>
    <w:tblStylePr w:type="band1Vert">
      <w:rPr>
        <w:color w:val="404040"/>
        <w:sz w:val="22"/>
      </w:rPr>
      <w:tblPr/>
    </w:tblStylePr>
    <w:tblStylePr w:type="band2Vert">
      <w:rPr>
        <w:color w:val="404040"/>
        <w:sz w:val="22"/>
      </w:rPr>
      <w:tblPr/>
      <w:tcPr>
        <w:shd w:val="clear" w:color="FBE5D6" w:fill="auto"/>
      </w:tcPr>
    </w:tblStylePr>
    <w:tblStylePr w:type="band1Horz">
      <w:rPr>
        <w:color w:val="404040"/>
        <w:sz w:val="22"/>
      </w:rPr>
      <w:tblPr/>
    </w:tblStylePr>
    <w:tblStylePr w:type="band2Horz">
      <w:rPr>
        <w:color w:val="404040"/>
        <w:sz w:val="22"/>
      </w:rPr>
      <w:tblPr/>
      <w:tcPr>
        <w:shd w:val="clear" w:color="FBE5D6" w:fill="auto"/>
      </w:tcPr>
    </w:tblStylePr>
  </w:style>
  <w:style w:type="table" w:customStyle="1" w:styleId="BorderedLined-Accent3">
    <w:name w:val="Bordered &amp; Lined - Accent 3"/>
    <w:uiPriority w:val="99"/>
    <w:rPr>
      <w:lang w:val="tr-TR" w:eastAsia="tr-TR"/>
      <w:color w:val="404040"/>
      <w:sz w:val="20"/>
      <w:szCs w:val="20"/>
    </w:rPr>
    <w:tblPr>
      <w:tblStyleRowBandSize w:val="1"/>
      <w:tblStyleColBandSize w:val="1"/>
      <w:tblInd w:w="0" w:type="dxa"/>
      <w:tblBorders>
        <w:top w:val="single" w:color="606060" w:themeColor="accent3" w:sz="4" w:space="0"/>
        <w:left w:val="single" w:color="606060" w:themeColor="accent3" w:sz="4" w:space="0"/>
        <w:bottom w:val="single" w:color="606060" w:themeColor="accent3" w:sz="4" w:space="0"/>
        <w:right w:val="single" w:color="606060" w:themeColor="accent3" w:sz="4" w:space="0"/>
        <w:insideH w:val="single" w:color="606060" w:themeColor="accent3" w:sz="4" w:space="0"/>
        <w:insideV w:val="single" w:color="606060" w:themeColor="accent3" w:sz="4" w:space="0"/>
      </w:tblBorders>
      <w:tblCellMar>
        <w:top w:w="0" w:type="dxa"/>
        <w:left w:w="0" w:type="dxa"/>
        <w:bottom w:w="0" w:type="dxa"/>
        <w:right w:w="0" w:type="dxa"/>
      </w:tblCellMar>
    </w:tblPr>
    <w:tblStylePr w:type="firstRow">
      <w:rPr>
        <w:color w:val="F2F2F2"/>
        <w:sz w:val="22"/>
      </w:rPr>
      <w:tblPr/>
      <w:tcPr>
        <w:shd w:val="clear" w:color="A5A5A5" w:fill="auto"/>
      </w:tcPr>
    </w:tblStylePr>
    <w:tblStylePr w:type="lastRow">
      <w:rPr>
        <w:color w:val="F2F2F2"/>
        <w:sz w:val="22"/>
      </w:rPr>
      <w:tblPr/>
      <w:tcPr>
        <w:shd w:val="clear" w:color="A5A5A5" w:fill="auto"/>
      </w:tcPr>
    </w:tblStylePr>
    <w:tblStylePr w:type="firstCol">
      <w:rPr>
        <w:color w:val="F2F2F2"/>
        <w:sz w:val="22"/>
      </w:rPr>
      <w:tblPr/>
      <w:tcPr>
        <w:shd w:val="clear" w:color="A5A5A5" w:fill="auto"/>
      </w:tcPr>
    </w:tblStylePr>
    <w:tblStylePr w:type="lastCol">
      <w:rPr>
        <w:color w:val="F2F2F2"/>
        <w:sz w:val="22"/>
      </w:rPr>
      <w:tblPr/>
      <w:tcPr>
        <w:shd w:val="clear" w:color="A5A5A5" w:fill="auto"/>
      </w:tcPr>
    </w:tblStylePr>
    <w:tblStylePr w:type="band1Vert">
      <w:rPr>
        <w:color w:val="404040"/>
        <w:sz w:val="22"/>
      </w:rPr>
      <w:tblPr/>
    </w:tblStylePr>
    <w:tblStylePr w:type="band2Vert">
      <w:rPr>
        <w:color w:val="404040"/>
        <w:sz w:val="22"/>
      </w:rPr>
      <w:tblPr/>
      <w:tcPr>
        <w:shd w:val="clear" w:color="ECECEC" w:fill="auto"/>
      </w:tcPr>
    </w:tblStylePr>
    <w:tblStylePr w:type="band1Horz">
      <w:rPr>
        <w:color w:val="404040"/>
        <w:sz w:val="22"/>
      </w:rPr>
      <w:tblPr/>
    </w:tblStylePr>
    <w:tblStylePr w:type="band2Horz">
      <w:rPr>
        <w:color w:val="404040"/>
        <w:sz w:val="22"/>
      </w:rPr>
      <w:tblPr/>
      <w:tcPr>
        <w:shd w:val="clear" w:color="ECECEC" w:fill="auto"/>
      </w:tcPr>
    </w:tblStylePr>
  </w:style>
  <w:style w:type="table" w:customStyle="1" w:styleId="BorderedLined-Accent4">
    <w:name w:val="Bordered &amp; Lined - Accent 4"/>
    <w:uiPriority w:val="99"/>
    <w:rPr>
      <w:lang w:val="tr-TR" w:eastAsia="tr-TR"/>
      <w:color w:val="404040"/>
      <w:sz w:val="20"/>
      <w:szCs w:val="20"/>
    </w:rPr>
    <w:tblPr>
      <w:tblStyleRowBandSize w:val="1"/>
      <w:tblStyleColBandSize w:val="1"/>
      <w:tblInd w:w="0" w:type="dxa"/>
      <w:tblBorders>
        <w:top w:val="single" w:color="957000" w:themeColor="accent4" w:sz="4" w:space="0"/>
        <w:left w:val="single" w:color="957000" w:themeColor="accent4" w:sz="4" w:space="0"/>
        <w:bottom w:val="single" w:color="957000" w:themeColor="accent4" w:sz="4" w:space="0"/>
        <w:right w:val="single" w:color="957000" w:themeColor="accent4" w:sz="4" w:space="0"/>
        <w:insideH w:val="single" w:color="957000" w:themeColor="accent4" w:sz="4" w:space="0"/>
        <w:insideV w:val="single" w:color="957000" w:themeColor="accent4" w:sz="4" w:space="0"/>
      </w:tblBorders>
      <w:tblCellMar>
        <w:top w:w="0" w:type="dxa"/>
        <w:left w:w="0" w:type="dxa"/>
        <w:bottom w:w="0" w:type="dxa"/>
        <w:right w:w="0" w:type="dxa"/>
      </w:tblCellMar>
    </w:tblPr>
    <w:tblStylePr w:type="firstRow">
      <w:rPr>
        <w:color w:val="F2F2F2"/>
        <w:sz w:val="22"/>
      </w:rPr>
      <w:tblPr/>
      <w:tcPr>
        <w:shd w:val="clear" w:color="FFD865" w:fill="auto"/>
      </w:tcPr>
    </w:tblStylePr>
    <w:tblStylePr w:type="lastRow">
      <w:rPr>
        <w:color w:val="F2F2F2"/>
        <w:sz w:val="22"/>
      </w:rPr>
      <w:tblPr/>
      <w:tcPr>
        <w:shd w:val="clear" w:color="FFD865" w:fill="auto"/>
      </w:tcPr>
    </w:tblStylePr>
    <w:tblStylePr w:type="firstCol">
      <w:rPr>
        <w:color w:val="F2F2F2"/>
        <w:sz w:val="22"/>
      </w:rPr>
      <w:tblPr/>
      <w:tcPr>
        <w:shd w:val="clear" w:color="FFD865" w:fill="auto"/>
      </w:tcPr>
    </w:tblStylePr>
    <w:tblStylePr w:type="lastCol">
      <w:rPr>
        <w:color w:val="F2F2F2"/>
        <w:sz w:val="22"/>
      </w:rPr>
      <w:tblPr/>
      <w:tcPr>
        <w:shd w:val="clear" w:color="FFD865" w:fill="auto"/>
      </w:tcPr>
    </w:tblStylePr>
    <w:tblStylePr w:type="band1Vert">
      <w:rPr>
        <w:color w:val="404040"/>
        <w:sz w:val="22"/>
      </w:rPr>
      <w:tblPr/>
    </w:tblStylePr>
    <w:tblStylePr w:type="band2Vert">
      <w:rPr>
        <w:color w:val="404040"/>
        <w:sz w:val="22"/>
      </w:rPr>
      <w:tblPr/>
      <w:tcPr>
        <w:shd w:val="clear" w:color="FFF2CB" w:fill="auto"/>
      </w:tcPr>
    </w:tblStylePr>
    <w:tblStylePr w:type="band1Horz">
      <w:rPr>
        <w:color w:val="404040"/>
        <w:sz w:val="22"/>
      </w:rPr>
      <w:tblPr/>
    </w:tblStylePr>
    <w:tblStylePr w:type="band2Horz">
      <w:rPr>
        <w:color w:val="404040"/>
        <w:sz w:val="22"/>
      </w:rPr>
      <w:tblPr/>
      <w:tcPr>
        <w:shd w:val="clear" w:color="FFF2CB" w:fill="auto"/>
      </w:tcPr>
    </w:tblStylePr>
  </w:style>
  <w:style w:type="table" w:customStyle="1" w:styleId="BorderedLined-Accent5">
    <w:name w:val="Bordered &amp; Lined - Accent 5"/>
    <w:uiPriority w:val="99"/>
    <w:rPr>
      <w:lang w:val="tr-TR" w:eastAsia="tr-TR"/>
      <w:color w:val="404040"/>
      <w:sz w:val="20"/>
      <w:szCs w:val="20"/>
    </w:rPr>
    <w:tblPr>
      <w:tblStyleRowBandSize w:val="1"/>
      <w:tblStyleColBandSize w:val="1"/>
      <w:tblInd w:w="0" w:type="dxa"/>
      <w:tblBorders>
        <w:top w:val="single" w:color="254175" w:themeColor="accent5" w:sz="4" w:space="0"/>
        <w:left w:val="single" w:color="254175" w:themeColor="accent5" w:sz="4" w:space="0"/>
        <w:bottom w:val="single" w:color="254175" w:themeColor="accent5" w:sz="4" w:space="0"/>
        <w:right w:val="single" w:color="254175" w:themeColor="accent5" w:sz="4" w:space="0"/>
        <w:insideH w:val="single" w:color="254175" w:themeColor="accent5" w:sz="4" w:space="0"/>
        <w:insideV w:val="single" w:color="254175" w:themeColor="accent5" w:sz="4" w:space="0"/>
      </w:tblBorders>
      <w:tblCellMar>
        <w:top w:w="0" w:type="dxa"/>
        <w:left w:w="0" w:type="dxa"/>
        <w:bottom w:w="0" w:type="dxa"/>
        <w:right w:w="0" w:type="dxa"/>
      </w:tblCellMar>
    </w:tblPr>
    <w:tblStylePr w:type="firstRow">
      <w:rPr>
        <w:color w:val="F2F2F2"/>
        <w:sz w:val="22"/>
      </w:rPr>
      <w:tblPr/>
      <w:tcPr>
        <w:shd w:val="clear" w:color="4472C4" w:fill="auto"/>
      </w:tcPr>
    </w:tblStylePr>
    <w:tblStylePr w:type="lastRow">
      <w:rPr>
        <w:color w:val="F2F2F2"/>
        <w:sz w:val="22"/>
      </w:rPr>
      <w:tblPr/>
      <w:tcPr>
        <w:shd w:val="clear" w:color="4472C4" w:fill="auto"/>
      </w:tcPr>
    </w:tblStylePr>
    <w:tblStylePr w:type="firstCol">
      <w:rPr>
        <w:color w:val="F2F2F2"/>
        <w:sz w:val="22"/>
      </w:rPr>
      <w:tblPr/>
      <w:tcPr>
        <w:shd w:val="clear" w:color="4472C4" w:fill="auto"/>
      </w:tcPr>
    </w:tblStylePr>
    <w:tblStylePr w:type="lastCol">
      <w:rPr>
        <w:color w:val="F2F2F2"/>
        <w:sz w:val="22"/>
      </w:rPr>
      <w:tblPr/>
      <w:tcPr>
        <w:shd w:val="clear" w:color="4472C4" w:fill="auto"/>
      </w:tcPr>
    </w:tblStylePr>
    <w:tblStylePr w:type="band1Vert">
      <w:rPr>
        <w:color w:val="404040"/>
        <w:sz w:val="22"/>
      </w:rPr>
      <w:tblPr/>
    </w:tblStylePr>
    <w:tblStylePr w:type="band2Vert">
      <w:rPr>
        <w:color w:val="404040"/>
        <w:sz w:val="22"/>
      </w:rPr>
      <w:tblPr/>
      <w:tcPr>
        <w:shd w:val="clear" w:color="D8E2F3" w:fill="auto"/>
      </w:tcPr>
    </w:tblStylePr>
    <w:tblStylePr w:type="band1Horz">
      <w:rPr>
        <w:color w:val="404040"/>
        <w:sz w:val="22"/>
      </w:rPr>
      <w:tblPr/>
    </w:tblStylePr>
    <w:tblStylePr w:type="band2Horz">
      <w:rPr>
        <w:color w:val="404040"/>
        <w:sz w:val="22"/>
      </w:rPr>
      <w:tblPr/>
      <w:tcPr>
        <w:shd w:val="clear" w:color="D8E2F3" w:fill="auto"/>
      </w:tcPr>
    </w:tblStylePr>
  </w:style>
  <w:style w:type="table" w:customStyle="1" w:styleId="BorderedLined-Accent6">
    <w:name w:val="Bordered &amp; Lined - Accent 6"/>
    <w:uiPriority w:val="99"/>
    <w:rPr>
      <w:lang w:val="tr-TR" w:eastAsia="tr-TR"/>
      <w:color w:val="404040"/>
      <w:sz w:val="20"/>
      <w:szCs w:val="20"/>
    </w:rPr>
    <w:tblPr>
      <w:tblStyleRowBandSize w:val="1"/>
      <w:tblStyleColBandSize w:val="1"/>
      <w:tblInd w:w="0" w:type="dxa"/>
      <w:tblBorders>
        <w:top w:val="single" w:color="416429" w:themeColor="accent6" w:sz="4" w:space="0"/>
        <w:left w:val="single" w:color="416429" w:themeColor="accent6" w:sz="4" w:space="0"/>
        <w:bottom w:val="single" w:color="416429" w:themeColor="accent6" w:sz="4" w:space="0"/>
        <w:right w:val="single" w:color="416429" w:themeColor="accent6" w:sz="4" w:space="0"/>
        <w:insideH w:val="single" w:color="416429" w:themeColor="accent6" w:sz="4" w:space="0"/>
        <w:insideV w:val="single" w:color="416429" w:themeColor="accent6" w:sz="4" w:space="0"/>
      </w:tblBorders>
      <w:tblCellMar>
        <w:top w:w="0" w:type="dxa"/>
        <w:left w:w="0" w:type="dxa"/>
        <w:bottom w:w="0" w:type="dxa"/>
        <w:right w:w="0" w:type="dxa"/>
      </w:tblCellMar>
    </w:tblPr>
    <w:tblStylePr w:type="firstRow">
      <w:rPr>
        <w:color w:val="F2F2F2"/>
        <w:sz w:val="22"/>
      </w:rPr>
      <w:tblPr/>
      <w:tcPr>
        <w:shd w:val="clear" w:color="70AD47" w:fill="auto"/>
      </w:tcPr>
    </w:tblStylePr>
    <w:tblStylePr w:type="lastRow">
      <w:rPr>
        <w:color w:val="F2F2F2"/>
        <w:sz w:val="22"/>
      </w:rPr>
      <w:tblPr/>
      <w:tcPr>
        <w:shd w:val="clear" w:color="70AD47" w:fill="auto"/>
      </w:tcPr>
    </w:tblStylePr>
    <w:tblStylePr w:type="firstCol">
      <w:rPr>
        <w:color w:val="F2F2F2"/>
        <w:sz w:val="22"/>
      </w:rPr>
      <w:tblPr/>
      <w:tcPr>
        <w:shd w:val="clear" w:color="70AD47" w:fill="auto"/>
      </w:tcPr>
    </w:tblStylePr>
    <w:tblStylePr w:type="lastCol">
      <w:rPr>
        <w:color w:val="F2F2F2"/>
        <w:sz w:val="22"/>
      </w:rPr>
      <w:tblPr/>
      <w:tcPr>
        <w:shd w:val="clear" w:color="70AD47" w:fill="auto"/>
      </w:tcPr>
    </w:tblStylePr>
    <w:tblStylePr w:type="band1Vert">
      <w:rPr>
        <w:color w:val="404040"/>
        <w:sz w:val="22"/>
      </w:rPr>
      <w:tblPr/>
    </w:tblStylePr>
    <w:tblStylePr w:type="band2Vert">
      <w:rPr>
        <w:color w:val="404040"/>
        <w:sz w:val="22"/>
      </w:rPr>
      <w:tblPr/>
      <w:tcPr>
        <w:shd w:val="clear" w:color="E1EFD8" w:fill="auto"/>
      </w:tcPr>
    </w:tblStylePr>
    <w:tblStylePr w:type="band1Horz">
      <w:rPr>
        <w:color w:val="404040"/>
        <w:sz w:val="22"/>
      </w:rPr>
      <w:tblPr/>
    </w:tblStylePr>
    <w:tblStylePr w:type="band2Horz">
      <w:rPr>
        <w:color w:val="404040"/>
        <w:sz w:val="22"/>
      </w:rPr>
      <w:tblPr/>
      <w:tcPr>
        <w:shd w:val="clear" w:color="E1EFD8" w:fill="auto"/>
      </w:tcPr>
    </w:tblStylePr>
  </w:style>
  <w:style w:type="table" w:customStyle="1" w:styleId="Bordered">
    <w:name w:val="Bordered"/>
    <w:uiPriority w:val="99"/>
    <w:tblPr>
      <w:tblStyleRowBandSize w:val="1"/>
      <w:tblStyleColBandSize w:val="1"/>
      <w:tblInd w:w="0" w:type="dxa"/>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CellMar>
        <w:top w:w="0" w:type="dxa"/>
        <w:left w:w="0" w:type="dxa"/>
        <w:bottom w:w="0" w:type="dxa"/>
        <w:right w:w="0" w:type="dxa"/>
      </w:tblCellMar>
    </w:tblPr>
    <w:tblStylePr w:type="firstRow">
      <w:rPr>
        <w:color w:val="404040"/>
        <w:sz w:val="22"/>
      </w:rPr>
      <w:tblPr/>
      <w:tcPr>
        <w:tcBorders>
          <w:bottom w:val="single" w:color="7F7F7F" w:themeColor="text1" w:sz="12" w:space="0"/>
        </w:tcBorders>
      </w:tcPr>
    </w:tblStylePr>
    <w:tblStylePr w:type="lastRow">
      <w:rPr>
        <w:color w:val="404040"/>
        <w:sz w:val="22"/>
      </w:rPr>
      <w:tblPr/>
      <w:tcPr>
        <w:tcBorders>
          <w:top w:val="single" w:color="7F7F7F" w:themeColor="text1" w:sz="12" w:space="0"/>
        </w:tcBorders>
      </w:tcPr>
    </w:tblStylePr>
    <w:tblStylePr w:type="firstCol">
      <w:rPr>
        <w:color w:val="404040"/>
        <w:sz w:val="22"/>
      </w:rPr>
      <w:tblPr/>
    </w:tblStylePr>
    <w:tblStylePr w:type="lastCol">
      <w:rPr>
        <w:color w:val="404040"/>
        <w:sz w:val="22"/>
      </w:rPr>
      <w:tblPr/>
      <w:tcPr>
        <w:tcBorders>
          <w:left w:val="single" w:color="7F7F7F" w:themeColor="text1" w:sz="12" w:space="0"/>
        </w:tcBorders>
      </w:tcPr>
    </w:tblStylePr>
    <w:tblStylePr w:type="band1Horz">
      <w:rPr>
        <w:color w:val="404040"/>
        <w:sz w:val="22"/>
      </w:rPr>
      <w:tblPr/>
      <w:tcPr>
        <w:tcBorders>
          <w:top w:val="single" w:color="D9D9D9" w:themeColor="text1" w:sz="4" w:space="0"/>
          <w:left w:val="single" w:color="D9D9D9" w:themeColor="text1" w:sz="4" w:space="0"/>
          <w:bottom w:val="single" w:color="D9D9D9" w:themeColor="text1" w:sz="4" w:space="0"/>
          <w:right w:val="single" w:color="D9D9D9" w:themeColor="text1" w:sz="4" w:space="0"/>
        </w:tcBorders>
      </w:tcPr>
    </w:tblStylePr>
  </w:style>
  <w:style w:type="table" w:customStyle="1" w:styleId="Bordered-Accent1">
    <w:name w:val="Bordered - Accent 1"/>
    <w:uiPriority w:val="99"/>
    <w:tblPr>
      <w:tblStyleRowBandSize w:val="1"/>
      <w:tblStyleColBandSize w:val="1"/>
      <w:tblInd w:w="0" w:type="dxa"/>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CellMar>
        <w:top w:w="0" w:type="dxa"/>
        <w:left w:w="0" w:type="dxa"/>
        <w:bottom w:w="0" w:type="dxa"/>
        <w:right w:w="0" w:type="dxa"/>
      </w:tblCellMar>
    </w:tblPr>
    <w:tblStylePr w:type="firstRow">
      <w:rPr>
        <w:color w:val="404040"/>
        <w:sz w:val="22"/>
      </w:rPr>
      <w:tblPr/>
      <w:tcPr>
        <w:tcBorders>
          <w:bottom w:val="single" w:color="5B9BD5" w:themeColor="accent1" w:sz="12" w:space="0"/>
        </w:tcBorders>
      </w:tcPr>
    </w:tblStylePr>
    <w:tblStylePr w:type="lastRow">
      <w:rPr>
        <w:color w:val="404040"/>
        <w:sz w:val="22"/>
      </w:rPr>
      <w:tblPr/>
      <w:tcPr>
        <w:tcBorders>
          <w:top w:val="single" w:color="5B9BD5" w:themeColor="accent1" w:sz="12" w:space="0"/>
        </w:tcBorders>
      </w:tcPr>
    </w:tblStylePr>
    <w:tblStylePr w:type="firstCol">
      <w:rPr>
        <w:color w:val="404040"/>
        <w:sz w:val="22"/>
      </w:rPr>
      <w:tblPr/>
    </w:tblStylePr>
    <w:tblStylePr w:type="lastCol">
      <w:rPr>
        <w:color w:val="404040"/>
        <w:sz w:val="22"/>
      </w:rPr>
      <w:tblPr/>
      <w:tcPr>
        <w:tcBorders>
          <w:left w:val="single" w:color="5B9BD5" w:themeColor="accent1" w:sz="12" w:space="0"/>
        </w:tcBorders>
      </w:tcPr>
    </w:tblStylePr>
    <w:tblStylePr w:type="band1Horz">
      <w:rPr>
        <w:color w:val="404040"/>
        <w:sz w:val="22"/>
      </w:rPr>
      <w:tblPr/>
      <w:tcPr>
        <w:tcBorders>
          <w:top w:val="single" w:color="BCD6EE" w:themeColor="accent1" w:sz="4" w:space="0"/>
          <w:left w:val="single" w:color="BCD6EE" w:themeColor="accent1" w:sz="4" w:space="0"/>
          <w:bottom w:val="single" w:color="BCD6EE" w:themeColor="accent1" w:sz="4" w:space="0"/>
          <w:right w:val="single" w:color="BCD6EE" w:themeColor="accent1" w:sz="4" w:space="0"/>
        </w:tcBorders>
      </w:tcPr>
    </w:tblStylePr>
  </w:style>
  <w:style w:type="table" w:customStyle="1" w:styleId="Bordered-Accent2">
    <w:name w:val="Bordered - Accent 2"/>
    <w:uiPriority w:val="99"/>
    <w:tblPr>
      <w:tblStyleRowBandSize w:val="1"/>
      <w:tblStyleColBandSize w:val="1"/>
      <w:tblInd w:w="0" w:type="dxa"/>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CellMar>
        <w:top w:w="0" w:type="dxa"/>
        <w:left w:w="0" w:type="dxa"/>
        <w:bottom w:w="0" w:type="dxa"/>
        <w:right w:w="0" w:type="dxa"/>
      </w:tblCellMar>
    </w:tblPr>
    <w:tblStylePr w:type="firstRow">
      <w:rPr>
        <w:color w:val="404040"/>
        <w:sz w:val="22"/>
      </w:rPr>
      <w:tblPr/>
      <w:tcPr>
        <w:tcBorders>
          <w:bottom w:val="single" w:color="F4B184" w:themeColor="accent2" w:sz="12" w:space="0"/>
        </w:tcBorders>
      </w:tcPr>
    </w:tblStylePr>
    <w:tblStylePr w:type="lastRow">
      <w:rPr>
        <w:color w:val="404040"/>
        <w:sz w:val="22"/>
      </w:rPr>
      <w:tblPr/>
      <w:tcPr>
        <w:tcBorders>
          <w:top w:val="single" w:color="F4B184" w:themeColor="accent2" w:sz="12" w:space="0"/>
        </w:tcBorders>
      </w:tcPr>
    </w:tblStylePr>
    <w:tblStylePr w:type="firstCol">
      <w:rPr>
        <w:color w:val="404040"/>
        <w:sz w:val="22"/>
      </w:rPr>
      <w:tblPr/>
    </w:tblStylePr>
    <w:tblStylePr w:type="lastCol">
      <w:rPr>
        <w:color w:val="404040"/>
        <w:sz w:val="22"/>
      </w:rPr>
      <w:tblPr/>
      <w:tcPr>
        <w:tcBorders>
          <w:left w:val="single" w:color="F4B184" w:themeColor="accent2" w:sz="12" w:space="0"/>
        </w:tcBorders>
      </w:tcPr>
    </w:tblStylePr>
    <w:tblStylePr w:type="band1Horz">
      <w:rPr>
        <w:color w:val="404040"/>
        <w:sz w:val="22"/>
      </w:rPr>
      <w:tbl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style>
  <w:style w:type="table" w:customStyle="1" w:styleId="Bordered-Accent3">
    <w:name w:val="Bordered - Accent 3"/>
    <w:uiPriority w:val="99"/>
    <w:tblPr>
      <w:tblStyleRowBandSize w:val="1"/>
      <w:tblStyleColBandSize w:val="1"/>
      <w:tblInd w:w="0" w:type="dxa"/>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CellMar>
        <w:top w:w="0" w:type="dxa"/>
        <w:left w:w="0" w:type="dxa"/>
        <w:bottom w:w="0" w:type="dxa"/>
        <w:right w:w="0" w:type="dxa"/>
      </w:tblCellMar>
    </w:tblPr>
    <w:tblStylePr w:type="firstRow">
      <w:rPr>
        <w:color w:val="404040"/>
        <w:sz w:val="22"/>
      </w:rPr>
      <w:tblPr/>
      <w:tcPr>
        <w:tcBorders>
          <w:bottom w:val="single" w:color="C9C9C9" w:themeColor="accent3" w:sz="12" w:space="0"/>
        </w:tcBorders>
      </w:tcPr>
    </w:tblStylePr>
    <w:tblStylePr w:type="lastRow">
      <w:rPr>
        <w:color w:val="404040"/>
        <w:sz w:val="22"/>
      </w:rPr>
      <w:tblPr/>
      <w:tcPr>
        <w:tcBorders>
          <w:top w:val="single" w:color="C9C9C9" w:themeColor="accent3" w:sz="12" w:space="0"/>
        </w:tcBorders>
      </w:tcPr>
    </w:tblStylePr>
    <w:tblStylePr w:type="firstCol">
      <w:rPr>
        <w:color w:val="404040"/>
        <w:sz w:val="22"/>
      </w:rPr>
      <w:tblPr/>
    </w:tblStylePr>
    <w:tblStylePr w:type="lastCol">
      <w:rPr>
        <w:color w:val="404040"/>
        <w:sz w:val="22"/>
      </w:rPr>
      <w:tblPr/>
      <w:tcPr>
        <w:tcBorders>
          <w:left w:val="single" w:color="C9C9C9" w:themeColor="accent3" w:sz="12" w:space="0"/>
        </w:tcBorders>
      </w:tcPr>
    </w:tblStylePr>
    <w:tblStylePr w:type="band1Horz">
      <w:rPr>
        <w:color w:val="404040"/>
        <w:sz w:val="22"/>
      </w:rPr>
      <w:tbl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style>
  <w:style w:type="table" w:customStyle="1" w:styleId="Bordered-Accent4">
    <w:name w:val="Bordered - Accent 4"/>
    <w:uiPriority w:val="99"/>
    <w:tblPr>
      <w:tblStyleRowBandSize w:val="1"/>
      <w:tblStyleColBandSize w:val="1"/>
      <w:tblInd w:w="0" w:type="dxa"/>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CellMar>
        <w:top w:w="0" w:type="dxa"/>
        <w:left w:w="0" w:type="dxa"/>
        <w:bottom w:w="0" w:type="dxa"/>
        <w:right w:w="0" w:type="dxa"/>
      </w:tblCellMar>
    </w:tblPr>
    <w:tblStylePr w:type="firstRow">
      <w:rPr>
        <w:color w:val="404040"/>
        <w:sz w:val="22"/>
      </w:rPr>
      <w:tblPr/>
      <w:tcPr>
        <w:tcBorders>
          <w:bottom w:val="single" w:color="FFD865" w:themeColor="accent4" w:sz="12" w:space="0"/>
        </w:tcBorders>
      </w:tcPr>
    </w:tblStylePr>
    <w:tblStylePr w:type="lastRow">
      <w:rPr>
        <w:color w:val="404040"/>
        <w:sz w:val="22"/>
      </w:rPr>
      <w:tblPr/>
      <w:tcPr>
        <w:tcBorders>
          <w:top w:val="single" w:color="FFD865" w:themeColor="accent4" w:sz="12" w:space="0"/>
        </w:tcBorders>
      </w:tcPr>
    </w:tblStylePr>
    <w:tblStylePr w:type="firstCol">
      <w:rPr>
        <w:color w:val="404040"/>
        <w:sz w:val="22"/>
      </w:rPr>
      <w:tblPr/>
    </w:tblStylePr>
    <w:tblStylePr w:type="lastCol">
      <w:rPr>
        <w:color w:val="404040"/>
        <w:sz w:val="22"/>
      </w:rPr>
      <w:tblPr/>
      <w:tcPr>
        <w:tcBorders>
          <w:left w:val="single" w:color="FFD865" w:themeColor="accent4" w:sz="12" w:space="0"/>
        </w:tcBorders>
      </w:tcPr>
    </w:tblStylePr>
    <w:tblStylePr w:type="band1Horz">
      <w:rPr>
        <w:color w:val="404040"/>
        <w:sz w:val="22"/>
      </w:rPr>
      <w:tbl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style>
  <w:style w:type="table" w:customStyle="1" w:styleId="Bordered-Accent5">
    <w:name w:val="Bordered - Accent 5"/>
    <w:uiPriority w:val="99"/>
    <w:tblPr>
      <w:tblStyleRowBandSize w:val="1"/>
      <w:tblStyleColBandSize w:val="1"/>
      <w:tblInd w:w="0" w:type="dxa"/>
      <w:tbl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insideH w:val="single" w:color="B3C5E7" w:themeColor="accent5" w:themeTint="67" w:sz="4" w:space="0"/>
        <w:insideV w:val="single" w:color="B3C5E7" w:themeColor="accent5" w:themeTint="67" w:sz="4" w:space="0"/>
      </w:tblBorders>
      <w:tblCellMar>
        <w:top w:w="0" w:type="dxa"/>
        <w:left w:w="0" w:type="dxa"/>
        <w:bottom w:w="0" w:type="dxa"/>
        <w:right w:w="0" w:type="dxa"/>
      </w:tblCellMar>
    </w:tblPr>
    <w:tblStylePr w:type="firstRow">
      <w:rPr>
        <w:color w:val="404040"/>
        <w:sz w:val="22"/>
      </w:rPr>
      <w:tblPr/>
      <w:tcPr>
        <w:tcBorders>
          <w:bottom w:val="single" w:color="8DA9DB" w:themeColor="accent5" w:sz="12" w:space="0"/>
        </w:tcBorders>
      </w:tcPr>
    </w:tblStylePr>
    <w:tblStylePr w:type="lastRow">
      <w:rPr>
        <w:color w:val="404040"/>
        <w:sz w:val="22"/>
      </w:rPr>
      <w:tblPr/>
      <w:tcPr>
        <w:tcBorders>
          <w:top w:val="single" w:color="8DA9DB" w:themeColor="accent5" w:sz="12" w:space="0"/>
        </w:tcBorders>
      </w:tcPr>
    </w:tblStylePr>
    <w:tblStylePr w:type="firstCol">
      <w:rPr>
        <w:color w:val="404040"/>
        <w:sz w:val="22"/>
      </w:rPr>
      <w:tblPr/>
    </w:tblStylePr>
    <w:tblStylePr w:type="lastCol">
      <w:rPr>
        <w:color w:val="404040"/>
        <w:sz w:val="22"/>
      </w:rPr>
      <w:tblPr/>
      <w:tcPr>
        <w:tcBorders>
          <w:left w:val="single" w:color="8DA9DB" w:themeColor="accent5" w:sz="12" w:space="0"/>
        </w:tcBorders>
      </w:tcPr>
    </w:tblStylePr>
    <w:tblStylePr w:type="band1Horz">
      <w:rPr>
        <w:color w:val="404040"/>
        <w:sz w:val="22"/>
      </w:rPr>
      <w:tblPr/>
      <w:tcPr>
        <w:tcBorders>
          <w:top w:val="single" w:color="B3C5E7" w:themeColor="accent5" w:sz="4" w:space="0"/>
          <w:left w:val="single" w:color="B3C5E7" w:themeColor="accent5" w:sz="4" w:space="0"/>
          <w:bottom w:val="single" w:color="B3C5E7" w:themeColor="accent5" w:sz="4" w:space="0"/>
          <w:right w:val="single" w:color="B3C5E7" w:themeColor="accent5" w:sz="4" w:space="0"/>
        </w:tcBorders>
      </w:tcPr>
    </w:tblStylePr>
  </w:style>
  <w:style w:type="table" w:customStyle="1" w:styleId="Bordered-Accent6">
    <w:name w:val="Bordered - Accent 6"/>
    <w:uiPriority w:val="99"/>
    <w:tblPr>
      <w:tblStyleRowBandSize w:val="1"/>
      <w:tblStyleColBandSize w:val="1"/>
      <w:tblInd w:w="0" w:type="dxa"/>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CellMar>
        <w:top w:w="0" w:type="dxa"/>
        <w:left w:w="0" w:type="dxa"/>
        <w:bottom w:w="0" w:type="dxa"/>
        <w:right w:w="0" w:type="dxa"/>
      </w:tblCellMar>
    </w:tblPr>
    <w:tblStylePr w:type="firstRow">
      <w:rPr>
        <w:color w:val="404040"/>
        <w:sz w:val="22"/>
      </w:rPr>
      <w:tblPr/>
      <w:tcPr>
        <w:tcBorders>
          <w:bottom w:val="single" w:color="A9D08E" w:themeColor="accent6" w:sz="12" w:space="0"/>
        </w:tcBorders>
      </w:tcPr>
    </w:tblStylePr>
    <w:tblStylePr w:type="lastRow">
      <w:rPr>
        <w:color w:val="404040"/>
        <w:sz w:val="22"/>
      </w:rPr>
      <w:tblPr/>
      <w:tcPr>
        <w:tcBorders>
          <w:top w:val="single" w:color="A9D08E" w:themeColor="accent6" w:sz="12" w:space="0"/>
        </w:tcBorders>
      </w:tcPr>
    </w:tblStylePr>
    <w:tblStylePr w:type="firstCol">
      <w:rPr>
        <w:color w:val="404040"/>
        <w:sz w:val="22"/>
      </w:rPr>
      <w:tblPr/>
    </w:tblStylePr>
    <w:tblStylePr w:type="lastCol">
      <w:rPr>
        <w:color w:val="404040"/>
        <w:sz w:val="22"/>
      </w:rPr>
      <w:tblPr/>
      <w:tcPr>
        <w:tcBorders>
          <w:left w:val="single" w:color="A9D08E" w:themeColor="accent6" w:sz="12" w:space="0"/>
        </w:tcBorders>
      </w:tcPr>
    </w:tblStylePr>
    <w:tblStylePr w:type="band1Horz">
      <w:rPr>
        <w:color w:val="404040"/>
        <w:sz w:val="22"/>
      </w:rPr>
      <w:tbl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iki.gnuradio.org/index.php/Constellation_Modulator" TargetMode="External"/><Relationship Id="rId4" Type="http://schemas.openxmlformats.org/officeDocument/2006/relationships/hyperlink" Target="https://wiki.gnuradio.org/index.php/Constellation_Modulator" TargetMode="External"/><Relationship Id="rId5" Type="http://schemas.openxmlformats.org/officeDocument/2006/relationships/image" Target="media/image2.jpe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numbering" Target="numbering.xml"/><Relationship Id="rId47" Type="http://schemas.openxmlformats.org/officeDocument/2006/relationships/fontTable" Target="fontTable.xml"/><Relationship Id="rId48" Type="http://schemas.openxmlformats.org/officeDocument/2006/relationships/settings" Target="settings.xml"/><Relationship Id="rId49" Type="http://schemas.openxmlformats.org/officeDocument/2006/relationships/theme" Target="theme/theme1.xml"/><Relationship Id="rId5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schemaRef ds:uri="http://schemas.openxmlformats.org/wordprocessingml/2006/main"/>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Application>LibreOffice/6.4.7.2$Linux_X86_64 LibreOffice_project/40$Build-2</Application>
  <Pages>13</Pages>
  <Words>1649</Words>
  <Characters>11485</Characters>
  <CharactersWithSpaces>13112</CharactersWithSpaces>
  <Paragraphs>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2021-11-12T09:59:00Z</dcterms:created>
  <dc:creator/>
  <dc:description/>
  <dc:language>en-US</dc:language>
  <cp:lastModifiedBy/>
  <dcterms:modified xsi:type="dcterms:W3CDTF">2021-11-14T16:19:04Z</dcterms:modified>
  <cp:revision>36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